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C31" w:rsidRPr="0067060C" w:rsidRDefault="00A3750B" w:rsidP="00627B3D">
      <w:pPr>
        <w:jc w:val="center"/>
        <w:rPr>
          <w:rFonts w:ascii="Arial" w:hAnsi="Arial" w:cs="Arial"/>
          <w:b/>
          <w:sz w:val="48"/>
          <w:szCs w:val="48"/>
        </w:rPr>
      </w:pPr>
      <w:r>
        <w:rPr>
          <w:rFonts w:ascii="Arial" w:hAnsi="Arial" w:cs="Arial"/>
          <w:b/>
          <w:sz w:val="48"/>
          <w:szCs w:val="48"/>
        </w:rPr>
        <w:t xml:space="preserve">  </w:t>
      </w: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rPr>
        <w:t>NCI caBIG®</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Common Biorepository Model</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CBM Information</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 xml:space="preserve">CBM </w:t>
      </w:r>
      <w:r w:rsidR="00047401">
        <w:rPr>
          <w:rFonts w:ascii="Arial" w:hAnsi="Arial" w:cs="Arial"/>
          <w:b/>
          <w:sz w:val="48"/>
          <w:szCs w:val="48"/>
          <w:lang w:val="fr-FR"/>
        </w:rPr>
        <w:t>1.0Beta</w:t>
      </w:r>
      <w:r w:rsidRPr="0067060C">
        <w:rPr>
          <w:rFonts w:ascii="Arial" w:hAnsi="Arial" w:cs="Arial"/>
          <w:b/>
          <w:sz w:val="48"/>
          <w:szCs w:val="48"/>
          <w:lang w:val="fr-FR"/>
        </w:rPr>
        <w:t xml:space="preserve"> Test Grid Installation </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p>
    <w:p w:rsidR="00627B3D" w:rsidRPr="0067060C" w:rsidRDefault="00627B3D">
      <w:pPr>
        <w:rPr>
          <w:rFonts w:ascii="Arial" w:hAnsi="Arial" w:cs="Arial"/>
          <w:b/>
        </w:rPr>
      </w:pPr>
    </w:p>
    <w:p w:rsidR="00627B3D" w:rsidRPr="0067060C" w:rsidRDefault="003D738B" w:rsidP="00627B3D">
      <w:pPr>
        <w:jc w:val="center"/>
        <w:rPr>
          <w:rFonts w:ascii="Arial" w:hAnsi="Arial" w:cs="Arial"/>
          <w:b/>
          <w:noProof/>
        </w:rPr>
      </w:pPr>
      <w:r>
        <w:rPr>
          <w:rFonts w:ascii="Arial" w:hAnsi="Arial" w:cs="Arial"/>
          <w:b/>
          <w:noProof/>
        </w:rPr>
        <w:t>December</w:t>
      </w:r>
      <w:r w:rsidR="00120737" w:rsidRPr="0067060C">
        <w:rPr>
          <w:rFonts w:ascii="Arial" w:hAnsi="Arial" w:cs="Arial"/>
          <w:b/>
          <w:noProof/>
        </w:rPr>
        <w:t xml:space="preserve"> </w:t>
      </w:r>
      <w:r w:rsidR="00627B3D" w:rsidRPr="0067060C">
        <w:rPr>
          <w:rFonts w:ascii="Arial" w:hAnsi="Arial" w:cs="Arial"/>
          <w:b/>
          <w:noProof/>
        </w:rPr>
        <w:t>2010</w:t>
      </w:r>
    </w:p>
    <w:p w:rsidR="00627B3D" w:rsidRPr="0067060C" w:rsidRDefault="00627B3D" w:rsidP="00627B3D">
      <w:pPr>
        <w:jc w:val="center"/>
        <w:rPr>
          <w:rFonts w:ascii="Arial" w:hAnsi="Arial" w:cs="Arial"/>
          <w:b/>
          <w:noProof/>
        </w:rPr>
      </w:pPr>
    </w:p>
    <w:p w:rsidR="002F48C4" w:rsidRDefault="00627B3D">
      <w:pPr>
        <w:pStyle w:val="TOC1"/>
        <w:rPr>
          <w:noProof/>
        </w:rPr>
      </w:pPr>
      <w:r w:rsidRPr="0067060C">
        <w:rPr>
          <w:rFonts w:ascii="Arial" w:hAnsi="Arial" w:cs="Arial"/>
          <w:b/>
          <w:noProof/>
        </w:rPr>
        <w:t>NCI CBIIT – CBM Team</w:t>
      </w:r>
      <w:r w:rsidRPr="0067060C">
        <w:rPr>
          <w:rFonts w:ascii="Arial" w:hAnsi="Arial" w:cs="Arial"/>
          <w:b/>
        </w:rPr>
        <w:t xml:space="preserve"> </w:t>
      </w:r>
      <w:r w:rsidRPr="0067060C">
        <w:rPr>
          <w:rFonts w:ascii="Arial" w:hAnsi="Arial" w:cs="Arial"/>
          <w:b/>
        </w:rPr>
        <w:br w:type="page"/>
      </w:r>
      <w:r w:rsidR="00B02FBD" w:rsidRPr="0067060C">
        <w:rPr>
          <w:rFonts w:ascii="Arial" w:hAnsi="Arial" w:cs="Arial"/>
          <w:b/>
        </w:rPr>
        <w:fldChar w:fldCharType="begin"/>
      </w:r>
      <w:r w:rsidRPr="0067060C">
        <w:rPr>
          <w:rFonts w:ascii="Arial" w:hAnsi="Arial" w:cs="Arial"/>
          <w:b/>
        </w:rPr>
        <w:instrText xml:space="preserve"> TOC \o "1-3" \h \z \u </w:instrText>
      </w:r>
      <w:r w:rsidR="00B02FBD" w:rsidRPr="0067060C">
        <w:rPr>
          <w:rFonts w:ascii="Arial" w:hAnsi="Arial" w:cs="Arial"/>
          <w:b/>
        </w:rPr>
        <w:fldChar w:fldCharType="separate"/>
      </w:r>
    </w:p>
    <w:p w:rsidR="002F48C4" w:rsidRDefault="00B02FBD">
      <w:pPr>
        <w:pStyle w:val="TOC1"/>
        <w:rPr>
          <w:rFonts w:asciiTheme="minorHAnsi" w:eastAsiaTheme="minorEastAsia" w:hAnsiTheme="minorHAnsi" w:cstheme="minorBidi"/>
          <w:noProof/>
          <w:sz w:val="22"/>
          <w:szCs w:val="22"/>
        </w:rPr>
      </w:pPr>
      <w:hyperlink w:anchor="_Toc275722390" w:history="1">
        <w:r w:rsidR="002F48C4" w:rsidRPr="00187C64">
          <w:rPr>
            <w:rStyle w:val="Hyperlink"/>
            <w:noProof/>
          </w:rPr>
          <w:t>1.0   Common Biorepository Model Background, FAQ</w:t>
        </w:r>
        <w:r w:rsidR="002F48C4">
          <w:rPr>
            <w:noProof/>
            <w:webHidden/>
          </w:rPr>
          <w:tab/>
        </w:r>
        <w:r>
          <w:rPr>
            <w:noProof/>
            <w:webHidden/>
          </w:rPr>
          <w:fldChar w:fldCharType="begin"/>
        </w:r>
        <w:r w:rsidR="002F48C4">
          <w:rPr>
            <w:noProof/>
            <w:webHidden/>
          </w:rPr>
          <w:instrText xml:space="preserve"> PAGEREF _Toc275722390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1" w:history="1">
        <w:r w:rsidR="002F48C4" w:rsidRPr="00187C64">
          <w:rPr>
            <w:rStyle w:val="Hyperlink"/>
            <w:noProof/>
          </w:rPr>
          <w:t>1.2  What does CBM 1.0Beta entail?</w:t>
        </w:r>
        <w:r w:rsidR="002F48C4">
          <w:rPr>
            <w:noProof/>
            <w:webHidden/>
          </w:rPr>
          <w:tab/>
        </w:r>
        <w:r>
          <w:rPr>
            <w:noProof/>
            <w:webHidden/>
          </w:rPr>
          <w:fldChar w:fldCharType="begin"/>
        </w:r>
        <w:r w:rsidR="002F48C4">
          <w:rPr>
            <w:noProof/>
            <w:webHidden/>
          </w:rPr>
          <w:instrText xml:space="preserve"> PAGEREF _Toc275722391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2" w:history="1">
        <w:r w:rsidR="002F48C4" w:rsidRPr="00187C64">
          <w:rPr>
            <w:rStyle w:val="Hyperlink"/>
            <w:noProof/>
          </w:rPr>
          <w:t>1.3  Why should CBM1.0Beta (October 2010) be tested by an institute/vendor?</w:t>
        </w:r>
        <w:r w:rsidR="002F48C4">
          <w:rPr>
            <w:noProof/>
            <w:webHidden/>
          </w:rPr>
          <w:tab/>
        </w:r>
        <w:r>
          <w:rPr>
            <w:noProof/>
            <w:webHidden/>
          </w:rPr>
          <w:fldChar w:fldCharType="begin"/>
        </w:r>
        <w:r w:rsidR="002F48C4">
          <w:rPr>
            <w:noProof/>
            <w:webHidden/>
          </w:rPr>
          <w:instrText xml:space="preserve"> PAGEREF _Toc275722392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3" w:history="1">
        <w:r w:rsidR="002F48C4" w:rsidRPr="00187C64">
          <w:rPr>
            <w:rStyle w:val="Hyperlink"/>
            <w:noProof/>
          </w:rPr>
          <w:t>1.4   How will my institute’s CBM grid service be used?</w:t>
        </w:r>
        <w:r w:rsidR="002F48C4">
          <w:rPr>
            <w:noProof/>
            <w:webHidden/>
          </w:rPr>
          <w:tab/>
        </w:r>
        <w:r>
          <w:rPr>
            <w:noProof/>
            <w:webHidden/>
          </w:rPr>
          <w:fldChar w:fldCharType="begin"/>
        </w:r>
        <w:r w:rsidR="002F48C4">
          <w:rPr>
            <w:noProof/>
            <w:webHidden/>
          </w:rPr>
          <w:instrText xml:space="preserve"> PAGEREF _Toc275722393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4" w:history="1">
        <w:r w:rsidR="002F48C4" w:rsidRPr="00187C64">
          <w:rPr>
            <w:rStyle w:val="Hyperlink"/>
            <w:noProof/>
          </w:rPr>
          <w:t>1.5  How will having a CBM grid service at my institution help me share data and specimens?</w:t>
        </w:r>
        <w:r w:rsidR="002F48C4">
          <w:rPr>
            <w:noProof/>
            <w:webHidden/>
          </w:rPr>
          <w:tab/>
        </w:r>
        <w:r>
          <w:rPr>
            <w:noProof/>
            <w:webHidden/>
          </w:rPr>
          <w:fldChar w:fldCharType="begin"/>
        </w:r>
        <w:r w:rsidR="002F48C4">
          <w:rPr>
            <w:noProof/>
            <w:webHidden/>
          </w:rPr>
          <w:instrText xml:space="preserve"> PAGEREF _Toc275722394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5" w:history="1">
        <w:r w:rsidR="002F48C4" w:rsidRPr="00187C64">
          <w:rPr>
            <w:rStyle w:val="Hyperlink"/>
            <w:noProof/>
          </w:rPr>
          <w:t>1.6  How will CBM be supported – responsibilities (DRAFT)</w:t>
        </w:r>
        <w:r w:rsidR="002F48C4">
          <w:rPr>
            <w:noProof/>
            <w:webHidden/>
          </w:rPr>
          <w:tab/>
        </w:r>
        <w:r>
          <w:rPr>
            <w:noProof/>
            <w:webHidden/>
          </w:rPr>
          <w:fldChar w:fldCharType="begin"/>
        </w:r>
        <w:r w:rsidR="002F48C4">
          <w:rPr>
            <w:noProof/>
            <w:webHidden/>
          </w:rPr>
          <w:instrText xml:space="preserve"> PAGEREF _Toc275722395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6" w:history="1">
        <w:r w:rsidR="002F48C4" w:rsidRPr="00187C64">
          <w:rPr>
            <w:rStyle w:val="Hyperlink"/>
            <w:noProof/>
          </w:rPr>
          <w:t>1.7  How were the vocabulary lists generated?</w:t>
        </w:r>
        <w:r w:rsidR="002F48C4">
          <w:rPr>
            <w:noProof/>
            <w:webHidden/>
          </w:rPr>
          <w:tab/>
        </w:r>
        <w:r>
          <w:rPr>
            <w:noProof/>
            <w:webHidden/>
          </w:rPr>
          <w:fldChar w:fldCharType="begin"/>
        </w:r>
        <w:r w:rsidR="002F48C4">
          <w:rPr>
            <w:noProof/>
            <w:webHidden/>
          </w:rPr>
          <w:instrText xml:space="preserve"> PAGEREF _Toc275722396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B02FBD">
      <w:pPr>
        <w:pStyle w:val="TOC1"/>
        <w:rPr>
          <w:rFonts w:asciiTheme="minorHAnsi" w:eastAsiaTheme="minorEastAsia" w:hAnsiTheme="minorHAnsi" w:cstheme="minorBidi"/>
          <w:noProof/>
          <w:sz w:val="22"/>
          <w:szCs w:val="22"/>
        </w:rPr>
      </w:pPr>
      <w:hyperlink w:anchor="_Toc275722397" w:history="1">
        <w:r w:rsidR="002F48C4" w:rsidRPr="00187C64">
          <w:rPr>
            <w:rStyle w:val="Hyperlink"/>
            <w:noProof/>
          </w:rPr>
          <w:t>2.0   Overview CBM 1.0Beta Testing Grid Service Package</w:t>
        </w:r>
        <w:r w:rsidR="002F48C4">
          <w:rPr>
            <w:noProof/>
            <w:webHidden/>
          </w:rPr>
          <w:tab/>
        </w:r>
        <w:r>
          <w:rPr>
            <w:noProof/>
            <w:webHidden/>
          </w:rPr>
          <w:fldChar w:fldCharType="begin"/>
        </w:r>
        <w:r w:rsidR="002F48C4">
          <w:rPr>
            <w:noProof/>
            <w:webHidden/>
          </w:rPr>
          <w:instrText xml:space="preserve"> PAGEREF _Toc275722397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398" w:history="1">
        <w:r w:rsidR="002F48C4" w:rsidRPr="00187C64">
          <w:rPr>
            <w:rStyle w:val="Hyperlink"/>
            <w:noProof/>
          </w:rPr>
          <w:t>2.1  What does CBM 1.0Beta Test Grid Service Package contain?</w:t>
        </w:r>
        <w:r w:rsidR="002F48C4">
          <w:rPr>
            <w:noProof/>
            <w:webHidden/>
          </w:rPr>
          <w:tab/>
        </w:r>
        <w:r>
          <w:rPr>
            <w:noProof/>
            <w:webHidden/>
          </w:rPr>
          <w:fldChar w:fldCharType="begin"/>
        </w:r>
        <w:r w:rsidR="002F48C4">
          <w:rPr>
            <w:noProof/>
            <w:webHidden/>
          </w:rPr>
          <w:instrText xml:space="preserve"> PAGEREF _Toc275722398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B02FBD">
      <w:pPr>
        <w:pStyle w:val="TOC1"/>
        <w:rPr>
          <w:rFonts w:asciiTheme="minorHAnsi" w:eastAsiaTheme="minorEastAsia" w:hAnsiTheme="minorHAnsi" w:cstheme="minorBidi"/>
          <w:noProof/>
          <w:sz w:val="22"/>
          <w:szCs w:val="22"/>
        </w:rPr>
      </w:pPr>
      <w:hyperlink w:anchor="_Toc275722399" w:history="1">
        <w:r w:rsidR="002F48C4" w:rsidRPr="00187C64">
          <w:rPr>
            <w:rStyle w:val="Hyperlink"/>
            <w:noProof/>
          </w:rPr>
          <w:t>3.0  ETL into CBM database</w:t>
        </w:r>
        <w:r w:rsidR="002F48C4">
          <w:rPr>
            <w:noProof/>
            <w:webHidden/>
          </w:rPr>
          <w:tab/>
        </w:r>
        <w:r>
          <w:rPr>
            <w:noProof/>
            <w:webHidden/>
          </w:rPr>
          <w:fldChar w:fldCharType="begin"/>
        </w:r>
        <w:r w:rsidR="002F48C4">
          <w:rPr>
            <w:noProof/>
            <w:webHidden/>
          </w:rPr>
          <w:instrText xml:space="preserve"> PAGEREF _Toc275722399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B02FBD">
      <w:pPr>
        <w:pStyle w:val="TOC1"/>
        <w:rPr>
          <w:rFonts w:asciiTheme="minorHAnsi" w:eastAsiaTheme="minorEastAsia" w:hAnsiTheme="minorHAnsi" w:cstheme="minorBidi"/>
          <w:noProof/>
          <w:sz w:val="22"/>
          <w:szCs w:val="22"/>
        </w:rPr>
      </w:pPr>
      <w:hyperlink w:anchor="_Toc275722400" w:history="1">
        <w:r w:rsidR="002F48C4" w:rsidRPr="00187C64">
          <w:rPr>
            <w:rStyle w:val="Hyperlink"/>
            <w:noProof/>
          </w:rPr>
          <w:t>4.0  Instructions for Deploying CBM service at your test site/institute.</w:t>
        </w:r>
        <w:r w:rsidR="002F48C4">
          <w:rPr>
            <w:noProof/>
            <w:webHidden/>
          </w:rPr>
          <w:tab/>
        </w:r>
        <w:r>
          <w:rPr>
            <w:noProof/>
            <w:webHidden/>
          </w:rPr>
          <w:fldChar w:fldCharType="begin"/>
        </w:r>
        <w:r w:rsidR="002F48C4">
          <w:rPr>
            <w:noProof/>
            <w:webHidden/>
          </w:rPr>
          <w:instrText xml:space="preserve"> PAGEREF _Toc275722400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1" w:history="1">
        <w:r w:rsidR="002F48C4" w:rsidRPr="00187C64">
          <w:rPr>
            <w:rStyle w:val="Hyperlink"/>
            <w:noProof/>
          </w:rPr>
          <w:t>4.1  Pre-requisites</w:t>
        </w:r>
        <w:r w:rsidR="002F48C4">
          <w:rPr>
            <w:noProof/>
            <w:webHidden/>
          </w:rPr>
          <w:tab/>
        </w:r>
        <w:r>
          <w:rPr>
            <w:noProof/>
            <w:webHidden/>
          </w:rPr>
          <w:fldChar w:fldCharType="begin"/>
        </w:r>
        <w:r w:rsidR="002F48C4">
          <w:rPr>
            <w:noProof/>
            <w:webHidden/>
          </w:rPr>
          <w:instrText xml:space="preserve"> PAGEREF _Toc275722401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2" w:history="1">
        <w:r w:rsidR="002F48C4" w:rsidRPr="00187C64">
          <w:rPr>
            <w:rStyle w:val="Hyperlink"/>
            <w:noProof/>
          </w:rPr>
          <w:t>4.2  Unzip the CBM deployment package</w:t>
        </w:r>
        <w:r w:rsidR="002F48C4">
          <w:rPr>
            <w:noProof/>
            <w:webHidden/>
          </w:rPr>
          <w:tab/>
        </w:r>
        <w:r>
          <w:rPr>
            <w:noProof/>
            <w:webHidden/>
          </w:rPr>
          <w:fldChar w:fldCharType="begin"/>
        </w:r>
        <w:r w:rsidR="002F48C4">
          <w:rPr>
            <w:noProof/>
            <w:webHidden/>
          </w:rPr>
          <w:instrText xml:space="preserve"> PAGEREF _Toc275722402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3" w:history="1">
        <w:r w:rsidR="002F48C4" w:rsidRPr="00187C64">
          <w:rPr>
            <w:rStyle w:val="Hyperlink"/>
            <w:noProof/>
          </w:rPr>
          <w:t>4.3   Set up MySQL database</w:t>
        </w:r>
        <w:r w:rsidR="002F48C4">
          <w:rPr>
            <w:noProof/>
            <w:webHidden/>
          </w:rPr>
          <w:tab/>
        </w:r>
        <w:r>
          <w:rPr>
            <w:noProof/>
            <w:webHidden/>
          </w:rPr>
          <w:fldChar w:fldCharType="begin"/>
        </w:r>
        <w:r w:rsidR="002F48C4">
          <w:rPr>
            <w:noProof/>
            <w:webHidden/>
          </w:rPr>
          <w:instrText xml:space="preserve"> PAGEREF _Toc275722403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4" w:history="1">
        <w:r w:rsidR="002F48C4" w:rsidRPr="00187C64">
          <w:rPr>
            <w:rStyle w:val="Hyperlink"/>
            <w:noProof/>
          </w:rPr>
          <w:t>4.4   Set up your JBoss Container</w:t>
        </w:r>
        <w:r w:rsidR="002F48C4">
          <w:rPr>
            <w:noProof/>
            <w:webHidden/>
          </w:rPr>
          <w:tab/>
        </w:r>
        <w:r>
          <w:rPr>
            <w:noProof/>
            <w:webHidden/>
          </w:rPr>
          <w:fldChar w:fldCharType="begin"/>
        </w:r>
        <w:r w:rsidR="002F48C4">
          <w:rPr>
            <w:noProof/>
            <w:webHidden/>
          </w:rPr>
          <w:instrText xml:space="preserve"> PAGEREF _Toc275722404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5" w:history="1">
        <w:r w:rsidR="002F48C4" w:rsidRPr="00187C64">
          <w:rPr>
            <w:rStyle w:val="Hyperlink"/>
            <w:noProof/>
          </w:rPr>
          <w:t>4.5   Deploy Grid service</w:t>
        </w:r>
        <w:r w:rsidR="002F48C4">
          <w:rPr>
            <w:noProof/>
            <w:webHidden/>
          </w:rPr>
          <w:tab/>
        </w:r>
        <w:r>
          <w:rPr>
            <w:noProof/>
            <w:webHidden/>
          </w:rPr>
          <w:fldChar w:fldCharType="begin"/>
        </w:r>
        <w:r w:rsidR="002F48C4">
          <w:rPr>
            <w:noProof/>
            <w:webHidden/>
          </w:rPr>
          <w:instrText xml:space="preserve"> PAGEREF _Toc275722405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6" w:history="1">
        <w:r w:rsidR="002F48C4" w:rsidRPr="00187C64">
          <w:rPr>
            <w:rStyle w:val="Hyperlink"/>
            <w:noProof/>
          </w:rPr>
          <w:t>4.6   Start JBoss Server</w:t>
        </w:r>
        <w:r w:rsidR="002F48C4">
          <w:rPr>
            <w:noProof/>
            <w:webHidden/>
          </w:rPr>
          <w:tab/>
        </w:r>
        <w:r>
          <w:rPr>
            <w:noProof/>
            <w:webHidden/>
          </w:rPr>
          <w:fldChar w:fldCharType="begin"/>
        </w:r>
        <w:r w:rsidR="002F48C4">
          <w:rPr>
            <w:noProof/>
            <w:webHidden/>
          </w:rPr>
          <w:instrText xml:space="preserve"> PAGEREF _Toc275722406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7" w:history="1">
        <w:r w:rsidR="002F48C4" w:rsidRPr="00187C64">
          <w:rPr>
            <w:rStyle w:val="Hyperlink"/>
            <w:noProof/>
          </w:rPr>
          <w:t>4.7  Run a test query (script)</w:t>
        </w:r>
        <w:r w:rsidR="002F48C4">
          <w:rPr>
            <w:noProof/>
            <w:webHidden/>
          </w:rPr>
          <w:tab/>
        </w:r>
        <w:r>
          <w:rPr>
            <w:noProof/>
            <w:webHidden/>
          </w:rPr>
          <w:fldChar w:fldCharType="begin"/>
        </w:r>
        <w:r w:rsidR="002F48C4">
          <w:rPr>
            <w:noProof/>
            <w:webHidden/>
          </w:rPr>
          <w:instrText xml:space="preserve"> PAGEREF _Toc275722407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B02FBD">
      <w:pPr>
        <w:pStyle w:val="TOC1"/>
        <w:rPr>
          <w:rFonts w:asciiTheme="minorHAnsi" w:eastAsiaTheme="minorEastAsia" w:hAnsiTheme="minorHAnsi" w:cstheme="minorBidi"/>
          <w:noProof/>
          <w:sz w:val="22"/>
          <w:szCs w:val="22"/>
        </w:rPr>
      </w:pPr>
      <w:hyperlink w:anchor="_Toc275722408" w:history="1">
        <w:r w:rsidR="002F48C4" w:rsidRPr="00187C64">
          <w:rPr>
            <w:rStyle w:val="Hyperlink"/>
            <w:noProof/>
          </w:rPr>
          <w:t>5.0  Testing the CBM Grid Services that are up and running (next steps)</w:t>
        </w:r>
        <w:r w:rsidR="002F48C4">
          <w:rPr>
            <w:noProof/>
            <w:webHidden/>
          </w:rPr>
          <w:tab/>
        </w:r>
        <w:r>
          <w:rPr>
            <w:noProof/>
            <w:webHidden/>
          </w:rPr>
          <w:fldChar w:fldCharType="begin"/>
        </w:r>
        <w:r w:rsidR="002F48C4">
          <w:rPr>
            <w:noProof/>
            <w:webHidden/>
          </w:rPr>
          <w:instrText xml:space="preserve"> PAGEREF _Toc275722408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B02FBD">
      <w:pPr>
        <w:pStyle w:val="TOC2"/>
        <w:tabs>
          <w:tab w:val="right" w:leader="dot" w:pos="8630"/>
        </w:tabs>
        <w:rPr>
          <w:rFonts w:asciiTheme="minorHAnsi" w:eastAsiaTheme="minorEastAsia" w:hAnsiTheme="minorHAnsi" w:cstheme="minorBidi"/>
          <w:noProof/>
          <w:sz w:val="22"/>
          <w:szCs w:val="22"/>
        </w:rPr>
      </w:pPr>
      <w:hyperlink w:anchor="_Toc275722409" w:history="1">
        <w:r w:rsidR="002F48C4" w:rsidRPr="00187C64">
          <w:rPr>
            <w:rStyle w:val="Hyperlink"/>
            <w:noProof/>
          </w:rPr>
          <w:t>5.1  Looking for CBM Service over the Training caGrid Portal –</w:t>
        </w:r>
        <w:r w:rsidR="002F48C4">
          <w:rPr>
            <w:noProof/>
            <w:webHidden/>
          </w:rPr>
          <w:tab/>
        </w:r>
        <w:r>
          <w:rPr>
            <w:noProof/>
            <w:webHidden/>
          </w:rPr>
          <w:fldChar w:fldCharType="begin"/>
        </w:r>
        <w:r w:rsidR="002F48C4">
          <w:rPr>
            <w:noProof/>
            <w:webHidden/>
          </w:rPr>
          <w:instrText xml:space="preserve"> PAGEREF _Toc275722409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B02FBD">
      <w:pPr>
        <w:pStyle w:val="TOC1"/>
        <w:rPr>
          <w:rFonts w:asciiTheme="minorHAnsi" w:eastAsiaTheme="minorEastAsia" w:hAnsiTheme="minorHAnsi" w:cstheme="minorBidi"/>
          <w:noProof/>
          <w:sz w:val="22"/>
          <w:szCs w:val="22"/>
        </w:rPr>
      </w:pPr>
      <w:hyperlink w:anchor="_Toc275722410" w:history="1">
        <w:r w:rsidR="002F48C4" w:rsidRPr="00187C64">
          <w:rPr>
            <w:rStyle w:val="Hyperlink"/>
            <w:noProof/>
          </w:rPr>
          <w:t>6.0   CBM Help Resources</w:t>
        </w:r>
        <w:r w:rsidR="002F48C4">
          <w:rPr>
            <w:noProof/>
            <w:webHidden/>
          </w:rPr>
          <w:tab/>
        </w:r>
        <w:r>
          <w:rPr>
            <w:noProof/>
            <w:webHidden/>
          </w:rPr>
          <w:fldChar w:fldCharType="begin"/>
        </w:r>
        <w:r w:rsidR="002F48C4">
          <w:rPr>
            <w:noProof/>
            <w:webHidden/>
          </w:rPr>
          <w:instrText xml:space="preserve"> PAGEREF _Toc275722410 \h </w:instrText>
        </w:r>
        <w:r>
          <w:rPr>
            <w:noProof/>
            <w:webHidden/>
          </w:rPr>
        </w:r>
        <w:r>
          <w:rPr>
            <w:noProof/>
            <w:webHidden/>
          </w:rPr>
          <w:fldChar w:fldCharType="separate"/>
        </w:r>
        <w:r w:rsidR="002F48C4">
          <w:rPr>
            <w:noProof/>
            <w:webHidden/>
          </w:rPr>
          <w:t>20</w:t>
        </w:r>
        <w:r>
          <w:rPr>
            <w:noProof/>
            <w:webHidden/>
          </w:rPr>
          <w:fldChar w:fldCharType="end"/>
        </w:r>
      </w:hyperlink>
    </w:p>
    <w:p w:rsidR="00627B3D" w:rsidRPr="0067060C" w:rsidRDefault="00B02FBD" w:rsidP="00627B3D">
      <w:pPr>
        <w:rPr>
          <w:rFonts w:ascii="Arial" w:hAnsi="Arial" w:cs="Arial"/>
          <w:b/>
        </w:rPr>
      </w:pPr>
      <w:r w:rsidRPr="0067060C">
        <w:rPr>
          <w:rFonts w:ascii="Arial" w:hAnsi="Arial" w:cs="Arial"/>
          <w:b/>
        </w:rPr>
        <w:fldChar w:fldCharType="end"/>
      </w:r>
    </w:p>
    <w:p w:rsidR="00E515A9" w:rsidRPr="0067060C" w:rsidRDefault="00E92F1C" w:rsidP="0067060C">
      <w:pPr>
        <w:pStyle w:val="Heading1"/>
        <w:rPr>
          <w:color w:val="3366FF"/>
        </w:rPr>
      </w:pPr>
      <w:r w:rsidRPr="0067060C">
        <w:br w:type="page"/>
      </w:r>
      <w:bookmarkStart w:id="0" w:name="_Toc258934522"/>
      <w:bookmarkStart w:id="1" w:name="_Toc275722390"/>
      <w:r w:rsidR="00112EA4" w:rsidRPr="0067060C">
        <w:rPr>
          <w:color w:val="3366FF"/>
        </w:rPr>
        <w:lastRenderedPageBreak/>
        <w:t xml:space="preserve">1.0   </w:t>
      </w:r>
      <w:bookmarkEnd w:id="0"/>
      <w:r w:rsidR="00112EA4" w:rsidRPr="0067060C">
        <w:rPr>
          <w:color w:val="3366FF"/>
        </w:rPr>
        <w:t>Common Biorepository Model Background, FAQ</w:t>
      </w:r>
      <w:bookmarkEnd w:id="1"/>
    </w:p>
    <w:p w:rsidR="00112EA4" w:rsidRPr="0067060C" w:rsidRDefault="00112EA4" w:rsidP="00112EA4">
      <w:pPr>
        <w:ind w:left="360"/>
        <w:rPr>
          <w:rFonts w:ascii="Arial" w:hAnsi="Arial" w:cs="Arial"/>
        </w:rPr>
      </w:pPr>
    </w:p>
    <w:p w:rsidR="00554ACC" w:rsidRDefault="00CB1449" w:rsidP="00112EA4">
      <w:pPr>
        <w:ind w:left="360"/>
        <w:rPr>
          <w:rFonts w:ascii="Arial" w:hAnsi="Arial" w:cs="Arial"/>
        </w:rPr>
      </w:pPr>
      <w:r w:rsidRPr="0067060C">
        <w:rPr>
          <w:rFonts w:ascii="Arial" w:hAnsi="Arial" w:cs="Arial"/>
        </w:rPr>
        <w:t xml:space="preserve">For goals of CBM and the latest on the CBM Challenge, please refer to the CBM website: </w:t>
      </w:r>
      <w:hyperlink r:id="rId8" w:history="1">
        <w:r w:rsidRPr="0067060C">
          <w:rPr>
            <w:rStyle w:val="Hyperlink"/>
            <w:rFonts w:ascii="Arial" w:hAnsi="Arial" w:cs="Arial"/>
          </w:rPr>
          <w:t>https://cabig.nci.nih.gov/workspaces/TBPT/CBM/</w:t>
        </w:r>
      </w:hyperlink>
    </w:p>
    <w:p w:rsidR="00F82AA6" w:rsidRDefault="00F82AA6" w:rsidP="00112EA4">
      <w:pPr>
        <w:ind w:left="360"/>
        <w:rPr>
          <w:rFonts w:ascii="Arial" w:hAnsi="Arial" w:cs="Arial"/>
        </w:rPr>
      </w:pPr>
    </w:p>
    <w:p w:rsidR="00F82AA6" w:rsidRDefault="00F82AA6" w:rsidP="00112EA4">
      <w:pPr>
        <w:ind w:left="360"/>
        <w:rPr>
          <w:rFonts w:ascii="Arial" w:hAnsi="Arial" w:cs="Arial"/>
        </w:rPr>
      </w:pPr>
      <w:r>
        <w:rPr>
          <w:rFonts w:ascii="Arial" w:hAnsi="Arial" w:cs="Arial"/>
        </w:rPr>
        <w:t>SVN storage location:</w:t>
      </w:r>
    </w:p>
    <w:p w:rsidR="00F82AA6" w:rsidRDefault="00B02FBD" w:rsidP="00112EA4">
      <w:pPr>
        <w:ind w:left="360"/>
        <w:rPr>
          <w:rFonts w:ascii="Calibri" w:hAnsi="Calibri"/>
          <w:color w:val="1F497D"/>
          <w:sz w:val="22"/>
          <w:szCs w:val="22"/>
        </w:rPr>
      </w:pPr>
      <w:hyperlink r:id="rId9" w:tooltip="https://ncisvn.nci.nih.gov/svn/common_biorepository_model/trunk/caCORE_SDK/models/" w:history="1">
        <w:r w:rsidR="00F82AA6">
          <w:rPr>
            <w:rStyle w:val="Hyperlink"/>
            <w:rFonts w:ascii="Calibri" w:hAnsi="Calibri"/>
            <w:sz w:val="22"/>
            <w:szCs w:val="22"/>
          </w:rPr>
          <w:t>https://ncisvn.nci.nih.gov/svn/common_biorepository_model/trunk/</w:t>
        </w:r>
        <w:r w:rsidR="00BA2DB4" w:rsidDel="00BA2DB4">
          <w:rPr>
            <w:rStyle w:val="Hyperlink"/>
            <w:rFonts w:ascii="Calibri" w:hAnsi="Calibri"/>
            <w:sz w:val="22"/>
            <w:szCs w:val="22"/>
          </w:rPr>
          <w:t xml:space="preserve"> </w:t>
        </w:r>
      </w:hyperlink>
    </w:p>
    <w:p w:rsidR="00E1770A" w:rsidRDefault="00E1770A" w:rsidP="00112EA4">
      <w:pPr>
        <w:ind w:left="360"/>
        <w:rPr>
          <w:rFonts w:ascii="Calibri" w:hAnsi="Calibri"/>
          <w:color w:val="1F497D"/>
          <w:sz w:val="22"/>
          <w:szCs w:val="22"/>
        </w:rPr>
      </w:pPr>
    </w:p>
    <w:p w:rsidR="00E1770A" w:rsidRPr="003356E7" w:rsidRDefault="00E1770A" w:rsidP="00112EA4">
      <w:pPr>
        <w:ind w:left="360"/>
        <w:rPr>
          <w:rFonts w:ascii="Arial" w:hAnsi="Arial" w:cs="Arial"/>
          <w:sz w:val="22"/>
          <w:szCs w:val="22"/>
        </w:rPr>
      </w:pPr>
      <w:r w:rsidRPr="003356E7">
        <w:rPr>
          <w:rFonts w:ascii="Arial" w:hAnsi="Arial" w:cs="Arial"/>
          <w:sz w:val="22"/>
          <w:szCs w:val="22"/>
        </w:rPr>
        <w:t>CBM1.0Beta is a another test package containing revised model, service files for standing on the training caGrid, and fixed vocabulary terms that institutions may start mapping their data to the CBM1.0Beta database, a step needed in creating a CBM service at an institute, and published on the grid.</w:t>
      </w:r>
    </w:p>
    <w:p w:rsidR="00E1770A" w:rsidRPr="003356E7" w:rsidRDefault="00E1770A" w:rsidP="00112EA4">
      <w:pPr>
        <w:ind w:left="360"/>
        <w:rPr>
          <w:rFonts w:ascii="Arial" w:hAnsi="Arial" w:cs="Arial"/>
          <w:sz w:val="22"/>
          <w:szCs w:val="22"/>
        </w:rPr>
      </w:pPr>
    </w:p>
    <w:p w:rsidR="003356E7" w:rsidRPr="003356E7" w:rsidRDefault="00E1770A" w:rsidP="003356E7">
      <w:pPr>
        <w:ind w:left="360"/>
        <w:rPr>
          <w:rFonts w:ascii="Arial" w:hAnsi="Arial" w:cs="Arial"/>
          <w:sz w:val="22"/>
          <w:szCs w:val="22"/>
        </w:rPr>
      </w:pPr>
      <w:r w:rsidRPr="003356E7">
        <w:rPr>
          <w:rFonts w:ascii="Arial" w:hAnsi="Arial" w:cs="Arial"/>
          <w:sz w:val="22"/>
          <w:szCs w:val="22"/>
        </w:rPr>
        <w:t xml:space="preserve">CBM1.0 will be developed by the “Specimen Resource Locator”Developers (to be awarded in 2010 Q4).  CBM1.0 will take the CBM1.0Beta model and build up the ECCF/SAIF documentation and adjustments required for caBIG® conformance.  They will also develop the test suite that will </w:t>
      </w:r>
      <w:r w:rsidR="00A54757" w:rsidRPr="003356E7">
        <w:rPr>
          <w:rFonts w:ascii="Arial" w:hAnsi="Arial" w:cs="Arial"/>
          <w:sz w:val="22"/>
          <w:szCs w:val="22"/>
        </w:rPr>
        <w:t xml:space="preserve">be used for caBIG® conformance/compliance testing. </w:t>
      </w:r>
    </w:p>
    <w:p w:rsidR="00FC2E5F" w:rsidRPr="0067060C" w:rsidRDefault="0067060C" w:rsidP="00FC2E5F">
      <w:pPr>
        <w:pStyle w:val="Heading2"/>
      </w:pPr>
      <w:bookmarkStart w:id="2" w:name="_Toc275722391"/>
      <w:r w:rsidRPr="0067060C">
        <w:t xml:space="preserve">1.2  </w:t>
      </w:r>
      <w:r w:rsidR="00FC2E5F" w:rsidRPr="0067060C">
        <w:t>What does CBM 1.0</w:t>
      </w:r>
      <w:r w:rsidR="00047401">
        <w:t>Beta</w:t>
      </w:r>
      <w:r w:rsidR="00FC2E5F" w:rsidRPr="0067060C">
        <w:t xml:space="preserve"> entail?</w:t>
      </w:r>
      <w:bookmarkEnd w:id="2"/>
    </w:p>
    <w:p w:rsidR="00EB4DE5" w:rsidRDefault="00FC2E5F" w:rsidP="00FC2E5F">
      <w:pPr>
        <w:rPr>
          <w:rFonts w:ascii="Arial" w:hAnsi="Arial" w:cs="Arial"/>
        </w:rPr>
      </w:pPr>
      <w:r w:rsidRPr="0067060C">
        <w:rPr>
          <w:rFonts w:ascii="Arial" w:hAnsi="Arial" w:cs="Arial"/>
        </w:rPr>
        <w:t>This is the latest iteration of the CBM model to provide sites for testing</w:t>
      </w:r>
      <w:r w:rsidR="00E1770A">
        <w:rPr>
          <w:rFonts w:ascii="Arial" w:hAnsi="Arial" w:cs="Arial"/>
        </w:rPr>
        <w:t xml:space="preserve"> by the biospecimen management systems (vendor solutions, caTissue Suite, and in-house institute-developed solutions)</w:t>
      </w:r>
      <w:r w:rsidRPr="0067060C">
        <w:rPr>
          <w:rFonts w:ascii="Arial" w:hAnsi="Arial" w:cs="Arial"/>
        </w:rPr>
        <w:t xml:space="preserve"> and provide feedback </w:t>
      </w:r>
      <w:r w:rsidR="00047401">
        <w:rPr>
          <w:rFonts w:ascii="Arial" w:hAnsi="Arial" w:cs="Arial"/>
        </w:rPr>
        <w:t>on</w:t>
      </w:r>
      <w:r w:rsidR="00E1770A">
        <w:rPr>
          <w:rFonts w:ascii="Arial" w:hAnsi="Arial" w:cs="Arial"/>
        </w:rPr>
        <w:t xml:space="preserve"> the model, service, and test with NCI</w:t>
      </w:r>
      <w:r w:rsidRPr="0067060C">
        <w:rPr>
          <w:rFonts w:ascii="Arial" w:hAnsi="Arial" w:cs="Arial"/>
        </w:rPr>
        <w:t xml:space="preserve">.  </w:t>
      </w:r>
      <w:r w:rsidR="00EB4DE5">
        <w:rPr>
          <w:rFonts w:ascii="Arial" w:hAnsi="Arial" w:cs="Arial"/>
        </w:rPr>
        <w:t xml:space="preserve">In this version: </w:t>
      </w:r>
    </w:p>
    <w:p w:rsidR="00FC2E5F" w:rsidRDefault="00FC2E5F" w:rsidP="00EB4DE5">
      <w:pPr>
        <w:numPr>
          <w:ilvl w:val="0"/>
          <w:numId w:val="3"/>
        </w:numPr>
        <w:rPr>
          <w:rFonts w:ascii="Arial" w:hAnsi="Arial" w:cs="Arial"/>
        </w:rPr>
      </w:pPr>
      <w:r w:rsidRPr="0067060C">
        <w:rPr>
          <w:rFonts w:ascii="Arial" w:hAnsi="Arial" w:cs="Arial"/>
        </w:rPr>
        <w:t>The vocabularies that describe the specimen types, diagnoses types, etc</w:t>
      </w:r>
      <w:r w:rsidR="00EB4DE5">
        <w:rPr>
          <w:rFonts w:ascii="Arial" w:hAnsi="Arial" w:cs="Arial"/>
        </w:rPr>
        <w:t>. have been incorporated into the NCI Thesaurus (required for caBIG® semantic interoperability)</w:t>
      </w:r>
      <w:r w:rsidRPr="0067060C">
        <w:rPr>
          <w:rFonts w:ascii="Arial" w:hAnsi="Arial" w:cs="Arial"/>
        </w:rPr>
        <w:t xml:space="preserve"> </w:t>
      </w:r>
      <w:r w:rsidR="00EB4DE5">
        <w:rPr>
          <w:rFonts w:ascii="Arial" w:hAnsi="Arial" w:cs="Arial"/>
        </w:rPr>
        <w:t xml:space="preserve">and </w:t>
      </w:r>
      <w:r w:rsidRPr="0067060C">
        <w:rPr>
          <w:rFonts w:ascii="Arial" w:hAnsi="Arial" w:cs="Arial"/>
        </w:rPr>
        <w:t>are fixed for at least 1 year</w:t>
      </w:r>
      <w:r w:rsidR="00871F8A">
        <w:rPr>
          <w:rFonts w:ascii="Arial" w:hAnsi="Arial" w:cs="Arial"/>
        </w:rPr>
        <w:t xml:space="preserve">  (</w:t>
      </w:r>
      <w:r w:rsidR="00EB4DE5">
        <w:rPr>
          <w:rFonts w:ascii="Arial" w:hAnsi="Arial" w:cs="Arial"/>
        </w:rPr>
        <w:t xml:space="preserve">until </w:t>
      </w:r>
      <w:r w:rsidR="00871F8A">
        <w:rPr>
          <w:rFonts w:ascii="Arial" w:hAnsi="Arial" w:cs="Arial"/>
        </w:rPr>
        <w:t>May 2011</w:t>
      </w:r>
      <w:r w:rsidR="00EB4DE5">
        <w:rPr>
          <w:rFonts w:ascii="Arial" w:hAnsi="Arial" w:cs="Arial"/>
        </w:rPr>
        <w:t xml:space="preserve"> or later</w:t>
      </w:r>
      <w:r w:rsidR="00871F8A">
        <w:rPr>
          <w:rFonts w:ascii="Arial" w:hAnsi="Arial" w:cs="Arial"/>
        </w:rPr>
        <w:t>)</w:t>
      </w:r>
      <w:r w:rsidRPr="0067060C">
        <w:rPr>
          <w:rFonts w:ascii="Arial" w:hAnsi="Arial" w:cs="Arial"/>
        </w:rPr>
        <w:t>.</w:t>
      </w:r>
    </w:p>
    <w:p w:rsidR="00E1770A" w:rsidRPr="0067060C" w:rsidRDefault="00E1770A" w:rsidP="00EB4DE5">
      <w:pPr>
        <w:numPr>
          <w:ilvl w:val="0"/>
          <w:numId w:val="3"/>
        </w:numPr>
        <w:rPr>
          <w:rFonts w:ascii="Arial" w:hAnsi="Arial" w:cs="Arial"/>
        </w:rPr>
      </w:pPr>
      <w:r>
        <w:rPr>
          <w:rFonts w:ascii="Arial" w:hAnsi="Arial" w:cs="Arial"/>
        </w:rPr>
        <w:t>The CBM1.0Beta Model vocabulary has been reviewed through caDSR, and final adjustments have been made to ensure caDSR can record the model – this will be helpful as NCI moves to the official CBM1.0 release (expected 2011).</w:t>
      </w:r>
    </w:p>
    <w:p w:rsidR="007F3161" w:rsidRDefault="00FC2E5F" w:rsidP="007F3161">
      <w:pPr>
        <w:numPr>
          <w:ilvl w:val="0"/>
          <w:numId w:val="3"/>
        </w:numPr>
        <w:rPr>
          <w:rFonts w:ascii="Arial" w:hAnsi="Arial" w:cs="Arial"/>
        </w:rPr>
      </w:pPr>
      <w:r w:rsidRPr="0067060C">
        <w:rPr>
          <w:rFonts w:ascii="Arial" w:hAnsi="Arial" w:cs="Arial"/>
        </w:rPr>
        <w:t xml:space="preserve">caBIG compatibility for this version is still under evaluation, as NCI is re-defining compatibility terms under </w:t>
      </w:r>
      <w:r w:rsidR="00047401" w:rsidRPr="00047401">
        <w:rPr>
          <w:rFonts w:ascii="Arial" w:hAnsi="Arial" w:cs="Arial"/>
        </w:rPr>
        <w:t>Services-Aware Interoperability Framework (SAIF)</w:t>
      </w:r>
      <w:r w:rsidR="00047401" w:rsidRPr="00047401">
        <w:t xml:space="preserve"> </w:t>
      </w:r>
      <w:r w:rsidR="00047401">
        <w:t xml:space="preserve">and </w:t>
      </w:r>
      <w:r w:rsidR="00047401" w:rsidRPr="00047401">
        <w:rPr>
          <w:rFonts w:ascii="Arial" w:hAnsi="Arial" w:cs="Arial"/>
        </w:rPr>
        <w:t>sub-framework—the Enterprise Conformance and Compliance Framework (ECCF</w:t>
      </w:r>
      <w:r w:rsidR="00047401">
        <w:rPr>
          <w:rFonts w:ascii="Arial" w:hAnsi="Arial" w:cs="Arial"/>
        </w:rPr>
        <w:t>).</w:t>
      </w:r>
    </w:p>
    <w:p w:rsidR="007F3161" w:rsidRPr="0067060C" w:rsidRDefault="007F3161" w:rsidP="007F3161">
      <w:pPr>
        <w:numPr>
          <w:ilvl w:val="0"/>
          <w:numId w:val="3"/>
        </w:numPr>
        <w:rPr>
          <w:rFonts w:ascii="Arial" w:hAnsi="Arial" w:cs="Arial"/>
        </w:rPr>
      </w:pPr>
      <w:r>
        <w:rPr>
          <w:rFonts w:ascii="Arial" w:hAnsi="Arial" w:cs="Arial"/>
        </w:rPr>
        <w:t>This is the version NCI would like institutes (vendors and biorepostories) to start testing and provide feedback on</w:t>
      </w:r>
      <w:r w:rsidR="00A54757">
        <w:rPr>
          <w:rFonts w:ascii="Arial" w:hAnsi="Arial" w:cs="Arial"/>
        </w:rPr>
        <w:t>.</w:t>
      </w:r>
    </w:p>
    <w:p w:rsidR="0044612D" w:rsidRDefault="0044612D" w:rsidP="00FC2E5F">
      <w:pPr>
        <w:numPr>
          <w:ilvl w:val="0"/>
          <w:numId w:val="3"/>
        </w:numPr>
        <w:rPr>
          <w:rFonts w:ascii="Arial" w:hAnsi="Arial" w:cs="Arial"/>
        </w:rPr>
      </w:pPr>
      <w:r>
        <w:rPr>
          <w:rFonts w:ascii="Arial" w:hAnsi="Arial" w:cs="Arial"/>
        </w:rPr>
        <w:t>Establish grid nodes from COTS and custom systems</w:t>
      </w:r>
    </w:p>
    <w:p w:rsidR="00FC2E5F" w:rsidRPr="00401019" w:rsidRDefault="00401019" w:rsidP="00FC2E5F">
      <w:pPr>
        <w:numPr>
          <w:ilvl w:val="0"/>
          <w:numId w:val="3"/>
        </w:numPr>
        <w:rPr>
          <w:rFonts w:ascii="Arial" w:hAnsi="Arial" w:cs="Arial"/>
        </w:rPr>
      </w:pPr>
      <w:r>
        <w:rPr>
          <w:rFonts w:ascii="Arial" w:hAnsi="Arial" w:cs="Arial"/>
        </w:rPr>
        <w:t xml:space="preserve">CBM 1.0Beta EA model </w:t>
      </w:r>
      <w:r w:rsidR="003356E7">
        <w:rPr>
          <w:rFonts w:ascii="Arial" w:hAnsi="Arial" w:cs="Arial"/>
        </w:rPr>
        <w:t xml:space="preserve">is found in the CBM package and </w:t>
      </w:r>
      <w:r>
        <w:rPr>
          <w:rFonts w:ascii="Arial" w:hAnsi="Arial" w:cs="Arial"/>
        </w:rPr>
        <w:t>can</w:t>
      </w:r>
      <w:r w:rsidR="003356E7">
        <w:rPr>
          <w:rFonts w:ascii="Arial" w:hAnsi="Arial" w:cs="Arial"/>
        </w:rPr>
        <w:t xml:space="preserve"> also</w:t>
      </w:r>
      <w:r>
        <w:rPr>
          <w:rFonts w:ascii="Arial" w:hAnsi="Arial" w:cs="Arial"/>
        </w:rPr>
        <w:t xml:space="preserve"> be found at:</w:t>
      </w:r>
      <w:r w:rsidRPr="00401019">
        <w:rPr>
          <w:rFonts w:ascii="Courier New" w:hAnsi="Courier New" w:cs="Courier New"/>
          <w:sz w:val="20"/>
        </w:rPr>
        <w:t xml:space="preserve"> </w:t>
      </w:r>
      <w:hyperlink r:id="rId10" w:history="1">
        <w:r w:rsidRPr="00F31629">
          <w:rPr>
            <w:rStyle w:val="Hyperlink"/>
            <w:rFonts w:ascii="Courier New" w:hAnsi="Courier New" w:cs="Courier New"/>
            <w:sz w:val="20"/>
          </w:rPr>
          <w:t>https://ncisvn.nci.nih.gov/svn/common_biorepository_model/trunk/caCORE_SDK/models/CBM with Value Domains.EAP</w:t>
        </w:r>
      </w:hyperlink>
    </w:p>
    <w:p w:rsidR="00401019" w:rsidRPr="0067060C" w:rsidRDefault="00401019" w:rsidP="00401019">
      <w:pPr>
        <w:ind w:left="360"/>
        <w:rPr>
          <w:rFonts w:ascii="Arial" w:hAnsi="Arial" w:cs="Arial"/>
        </w:rPr>
      </w:pPr>
    </w:p>
    <w:p w:rsidR="00FC2E5F" w:rsidRPr="0067060C" w:rsidRDefault="0067060C" w:rsidP="00FC2E5F">
      <w:pPr>
        <w:pStyle w:val="Heading2"/>
      </w:pPr>
      <w:bookmarkStart w:id="3" w:name="_Toc275722392"/>
      <w:r w:rsidRPr="0067060C">
        <w:lastRenderedPageBreak/>
        <w:t xml:space="preserve">1.3  </w:t>
      </w:r>
      <w:r w:rsidR="00A54757">
        <w:t>Why should CBM1.0Beta (October 2010) be tested by an institute/vendor</w:t>
      </w:r>
      <w:r w:rsidR="00FC2E5F" w:rsidRPr="0067060C">
        <w:t>?</w:t>
      </w:r>
      <w:bookmarkEnd w:id="3"/>
    </w:p>
    <w:p w:rsidR="00FC2E5F" w:rsidRPr="0067060C" w:rsidRDefault="00FC2E5F" w:rsidP="00FC2E5F">
      <w:pPr>
        <w:numPr>
          <w:ilvl w:val="0"/>
          <w:numId w:val="3"/>
        </w:numPr>
        <w:rPr>
          <w:rFonts w:ascii="Arial" w:hAnsi="Arial" w:cs="Arial"/>
        </w:rPr>
      </w:pPr>
      <w:r w:rsidRPr="0067060C">
        <w:rPr>
          <w:rFonts w:ascii="Arial" w:hAnsi="Arial" w:cs="Arial"/>
        </w:rPr>
        <w:t>The CBM 1.0</w:t>
      </w:r>
      <w:r w:rsidR="00047401">
        <w:rPr>
          <w:rFonts w:ascii="Arial" w:hAnsi="Arial" w:cs="Arial"/>
        </w:rPr>
        <w:t>Beta</w:t>
      </w:r>
      <w:r w:rsidRPr="0067060C">
        <w:rPr>
          <w:rFonts w:ascii="Arial" w:hAnsi="Arial" w:cs="Arial"/>
        </w:rPr>
        <w:t xml:space="preserve"> version has the vocabulary lists fixed for the near future </w:t>
      </w:r>
      <w:r w:rsidR="00A54757">
        <w:rPr>
          <w:rFonts w:ascii="Arial" w:hAnsi="Arial" w:cs="Arial"/>
        </w:rPr>
        <w:t xml:space="preserve">to be part of CBM1.0 </w:t>
      </w:r>
      <w:r w:rsidRPr="0067060C">
        <w:rPr>
          <w:rFonts w:ascii="Arial" w:hAnsi="Arial" w:cs="Arial"/>
        </w:rPr>
        <w:t xml:space="preserve">– </w:t>
      </w:r>
      <w:r w:rsidR="00A54757">
        <w:rPr>
          <w:rFonts w:ascii="Arial" w:hAnsi="Arial" w:cs="Arial"/>
        </w:rPr>
        <w:t xml:space="preserve">the list will be fixed </w:t>
      </w:r>
      <w:r w:rsidRPr="0067060C">
        <w:rPr>
          <w:rFonts w:ascii="Arial" w:hAnsi="Arial" w:cs="Arial"/>
        </w:rPr>
        <w:t xml:space="preserve">at a minimum </w:t>
      </w:r>
      <w:r w:rsidR="00A54757">
        <w:rPr>
          <w:rFonts w:ascii="Arial" w:hAnsi="Arial" w:cs="Arial"/>
        </w:rPr>
        <w:t xml:space="preserve">through </w:t>
      </w:r>
      <w:r w:rsidRPr="0067060C">
        <w:rPr>
          <w:rFonts w:ascii="Arial" w:hAnsi="Arial" w:cs="Arial"/>
        </w:rPr>
        <w:t xml:space="preserve"> </w:t>
      </w:r>
      <w:r w:rsidR="00120737">
        <w:rPr>
          <w:rFonts w:ascii="Arial" w:hAnsi="Arial" w:cs="Arial"/>
        </w:rPr>
        <w:t xml:space="preserve">October </w:t>
      </w:r>
      <w:r w:rsidRPr="0067060C">
        <w:rPr>
          <w:rFonts w:ascii="Arial" w:hAnsi="Arial" w:cs="Arial"/>
        </w:rPr>
        <w:t>2011.</w:t>
      </w:r>
    </w:p>
    <w:p w:rsidR="00FC2E5F" w:rsidRPr="0067060C" w:rsidRDefault="00A54757" w:rsidP="00FC2E5F">
      <w:pPr>
        <w:numPr>
          <w:ilvl w:val="0"/>
          <w:numId w:val="3"/>
        </w:numPr>
        <w:rPr>
          <w:rFonts w:ascii="Arial" w:hAnsi="Arial" w:cs="Arial"/>
        </w:rPr>
      </w:pPr>
      <w:r>
        <w:rPr>
          <w:rFonts w:ascii="Arial" w:hAnsi="Arial" w:cs="Arial"/>
        </w:rPr>
        <w:t xml:space="preserve">An early limited release CBM1.0Beta-May2010 was released to those vendors who were willing to test with NCI and had test data (not based in real repository information).  These vendors provided additional input into the model and instructions, and NCI has revised the model, </w:t>
      </w:r>
      <w:r w:rsidR="008E2421">
        <w:rPr>
          <w:rFonts w:ascii="Arial" w:hAnsi="Arial" w:cs="Arial"/>
        </w:rPr>
        <w:t xml:space="preserve">and </w:t>
      </w:r>
      <w:r>
        <w:rPr>
          <w:rFonts w:ascii="Arial" w:hAnsi="Arial" w:cs="Arial"/>
        </w:rPr>
        <w:t>incorporated values into the offered CBM.sql database for ease of the Extract-Transform-Load process</w:t>
      </w:r>
      <w:r w:rsidR="008E2421">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CBM </w:t>
      </w:r>
      <w:r w:rsidR="00047401">
        <w:rPr>
          <w:rFonts w:ascii="Arial" w:hAnsi="Arial" w:cs="Arial"/>
        </w:rPr>
        <w:t>1.0Beta</w:t>
      </w:r>
      <w:r w:rsidRPr="0067060C">
        <w:rPr>
          <w:rFonts w:ascii="Arial" w:hAnsi="Arial" w:cs="Arial"/>
        </w:rPr>
        <w:t xml:space="preserve"> will be </w:t>
      </w:r>
      <w:r w:rsidR="008E2421">
        <w:rPr>
          <w:rFonts w:ascii="Arial" w:hAnsi="Arial" w:cs="Arial"/>
        </w:rPr>
        <w:t>provided as a baseline for the CBM1.0/SRL developers to create a caBIG® compliant service (under the Specimen Management set of services),</w:t>
      </w:r>
      <w:r w:rsidRPr="0067060C">
        <w:rPr>
          <w:rFonts w:ascii="Arial" w:hAnsi="Arial" w:cs="Arial"/>
        </w:rPr>
        <w:t>develop a “TEST SUITE” for validation</w:t>
      </w:r>
      <w:r w:rsidR="008E2421">
        <w:rPr>
          <w:rFonts w:ascii="Arial" w:hAnsi="Arial" w:cs="Arial"/>
        </w:rPr>
        <w:t>, and revise the Specimen Resource Locator to connect to the CBM services to allow for up-to-date biorepository collection information to be provided to researchers</w:t>
      </w:r>
      <w:r w:rsidRPr="0067060C">
        <w:rPr>
          <w:rFonts w:ascii="Arial" w:hAnsi="Arial" w:cs="Arial"/>
        </w:rPr>
        <w:t xml:space="preserve"> (expected </w:t>
      </w:r>
      <w:r w:rsidR="00120737">
        <w:rPr>
          <w:rFonts w:ascii="Arial" w:hAnsi="Arial" w:cs="Arial"/>
        </w:rPr>
        <w:t>2011</w:t>
      </w:r>
      <w:r w:rsidRPr="0067060C">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We advise </w:t>
      </w:r>
      <w:r w:rsidR="00B603FB">
        <w:rPr>
          <w:rFonts w:ascii="Arial" w:hAnsi="Arial" w:cs="Arial"/>
        </w:rPr>
        <w:t xml:space="preserve">you </w:t>
      </w:r>
      <w:r w:rsidRPr="0067060C">
        <w:rPr>
          <w:rFonts w:ascii="Arial" w:hAnsi="Arial" w:cs="Arial"/>
        </w:rPr>
        <w:t xml:space="preserve">to use this version and this vocabulary list to start ETL process against your vendor or home-developed management system.  </w:t>
      </w:r>
    </w:p>
    <w:p w:rsidR="00FC2E5F" w:rsidRPr="0067060C" w:rsidRDefault="00FC2E5F" w:rsidP="00FC2E5F">
      <w:pPr>
        <w:numPr>
          <w:ilvl w:val="0"/>
          <w:numId w:val="3"/>
        </w:numPr>
        <w:rPr>
          <w:rFonts w:ascii="Arial" w:hAnsi="Arial" w:cs="Arial"/>
        </w:rPr>
      </w:pPr>
      <w:r w:rsidRPr="00871F8A">
        <w:rPr>
          <w:rFonts w:ascii="Arial" w:hAnsi="Arial" w:cs="Arial"/>
          <w:b/>
        </w:rPr>
        <w:t>NOTE:</w:t>
      </w:r>
      <w:r w:rsidRPr="0067060C">
        <w:rPr>
          <w:rFonts w:ascii="Arial" w:hAnsi="Arial" w:cs="Arial"/>
        </w:rPr>
        <w:t xml:space="preserve"> CBM </w:t>
      </w:r>
      <w:r w:rsidR="00047401">
        <w:rPr>
          <w:rFonts w:ascii="Arial" w:hAnsi="Arial" w:cs="Arial"/>
        </w:rPr>
        <w:t>1.0Beta</w:t>
      </w:r>
      <w:r w:rsidRPr="0067060C">
        <w:rPr>
          <w:rFonts w:ascii="Arial" w:hAnsi="Arial" w:cs="Arial"/>
        </w:rPr>
        <w:t xml:space="preserve"> is not yet fully designated to be a caBIG® certified</w:t>
      </w:r>
      <w:r w:rsidR="007B0182">
        <w:rPr>
          <w:rFonts w:ascii="Arial" w:hAnsi="Arial" w:cs="Arial"/>
        </w:rPr>
        <w:t>/compliant</w:t>
      </w:r>
      <w:r w:rsidRPr="0067060C">
        <w:rPr>
          <w:rFonts w:ascii="Arial" w:hAnsi="Arial" w:cs="Arial"/>
        </w:rPr>
        <w:t xml:space="preserve"> model, as this is still in the process of being defined in NCI-CBIIT.  We will let the community know when this happens, and the impact it may have in your ETL process</w:t>
      </w:r>
      <w:r w:rsidR="00120737">
        <w:rPr>
          <w:rFonts w:ascii="Arial" w:hAnsi="Arial" w:cs="Arial"/>
        </w:rPr>
        <w:t>.</w:t>
      </w:r>
      <w:r w:rsidR="00CB1449" w:rsidRPr="0067060C">
        <w:rPr>
          <w:rFonts w:ascii="Arial" w:hAnsi="Arial" w:cs="Arial"/>
        </w:rPr>
        <w:t xml:space="preserve"> </w:t>
      </w:r>
    </w:p>
    <w:p w:rsidR="00CB1449" w:rsidRPr="0067060C" w:rsidRDefault="00CB1449" w:rsidP="00CB1449">
      <w:pPr>
        <w:ind w:left="360"/>
        <w:rPr>
          <w:rFonts w:ascii="Arial" w:hAnsi="Arial" w:cs="Arial"/>
        </w:rPr>
      </w:pPr>
    </w:p>
    <w:p w:rsidR="00CB1449" w:rsidRPr="0067060C" w:rsidRDefault="0067060C" w:rsidP="00CB1449">
      <w:pPr>
        <w:pStyle w:val="Heading2"/>
      </w:pPr>
      <w:bookmarkStart w:id="4" w:name="_Toc275722393"/>
      <w:r w:rsidRPr="0067060C">
        <w:t xml:space="preserve">1.4   </w:t>
      </w:r>
      <w:r w:rsidR="00CB1449" w:rsidRPr="0067060C">
        <w:t>How will my institute’s CBM grid service be used?</w:t>
      </w:r>
      <w:bookmarkEnd w:id="4"/>
    </w:p>
    <w:p w:rsidR="00FC2E5F" w:rsidRPr="0067060C" w:rsidRDefault="00CB1449" w:rsidP="00CB1449">
      <w:pPr>
        <w:numPr>
          <w:ilvl w:val="0"/>
          <w:numId w:val="3"/>
        </w:numPr>
        <w:rPr>
          <w:rFonts w:ascii="Arial" w:hAnsi="Arial" w:cs="Arial"/>
        </w:rPr>
      </w:pPr>
      <w:r w:rsidRPr="0067060C">
        <w:rPr>
          <w:rFonts w:ascii="Arial" w:hAnsi="Arial" w:cs="Arial"/>
        </w:rPr>
        <w:t xml:space="preserve">Rudimentary (not user-friendly) – it will immediately be queryable </w:t>
      </w:r>
      <w:r w:rsidR="00120737">
        <w:rPr>
          <w:rFonts w:ascii="Arial" w:hAnsi="Arial" w:cs="Arial"/>
        </w:rPr>
        <w:t>over the</w:t>
      </w:r>
      <w:r w:rsidRPr="0067060C">
        <w:rPr>
          <w:rFonts w:ascii="Arial" w:hAnsi="Arial" w:cs="Arial"/>
        </w:rPr>
        <w:t xml:space="preserve"> </w:t>
      </w:r>
      <w:r w:rsidR="00120737" w:rsidRPr="0067060C">
        <w:rPr>
          <w:rFonts w:ascii="Arial" w:hAnsi="Arial" w:cs="Arial"/>
        </w:rPr>
        <w:t>caG</w:t>
      </w:r>
      <w:r w:rsidR="00120737">
        <w:rPr>
          <w:rFonts w:ascii="Arial" w:hAnsi="Arial" w:cs="Arial"/>
        </w:rPr>
        <w:t>rid</w:t>
      </w:r>
      <w:r w:rsidR="00120737" w:rsidRPr="0067060C">
        <w:rPr>
          <w:rFonts w:ascii="Arial" w:hAnsi="Arial" w:cs="Arial"/>
        </w:rPr>
        <w:t xml:space="preserve">  </w:t>
      </w:r>
      <w:r w:rsidRPr="0067060C">
        <w:rPr>
          <w:rFonts w:ascii="Arial" w:hAnsi="Arial" w:cs="Arial"/>
        </w:rPr>
        <w:t>(for these Testing iterations – we suggest all CBM services to be posted on the caGrid Training Portal – instructions below).</w:t>
      </w:r>
    </w:p>
    <w:p w:rsidR="00CB1449" w:rsidRPr="0067060C" w:rsidRDefault="00CB1449" w:rsidP="00CB1449">
      <w:pPr>
        <w:numPr>
          <w:ilvl w:val="0"/>
          <w:numId w:val="3"/>
        </w:numPr>
        <w:rPr>
          <w:rFonts w:ascii="Arial" w:hAnsi="Arial" w:cs="Arial"/>
        </w:rPr>
      </w:pPr>
      <w:r w:rsidRPr="0067060C">
        <w:rPr>
          <w:rFonts w:ascii="Arial" w:hAnsi="Arial" w:cs="Arial"/>
        </w:rPr>
        <w:t xml:space="preserve">The ultimate NCI consumer of these services will be the </w:t>
      </w:r>
      <w:r w:rsidR="008E2421">
        <w:rPr>
          <w:rFonts w:ascii="Arial" w:hAnsi="Arial" w:cs="Arial"/>
        </w:rPr>
        <w:t xml:space="preserve">revised </w:t>
      </w:r>
      <w:r w:rsidRPr="0067060C">
        <w:rPr>
          <w:rFonts w:ascii="Arial" w:hAnsi="Arial" w:cs="Arial"/>
        </w:rPr>
        <w:t>NCI Specimen Resource Locator</w:t>
      </w:r>
      <w:r w:rsidR="0039159A">
        <w:rPr>
          <w:rFonts w:ascii="Arial" w:hAnsi="Arial" w:cs="Arial"/>
        </w:rPr>
        <w:t xml:space="preserve"> (SRL)</w:t>
      </w:r>
      <w:r w:rsidRPr="0067060C">
        <w:rPr>
          <w:rFonts w:ascii="Arial" w:hAnsi="Arial" w:cs="Arial"/>
        </w:rPr>
        <w:t xml:space="preserve">  -- </w:t>
      </w:r>
      <w:r w:rsidR="00B603FB" w:rsidRPr="00B603FB">
        <w:rPr>
          <w:rFonts w:ascii="Arial" w:hAnsi="Arial" w:cs="Arial"/>
        </w:rPr>
        <w:t xml:space="preserve">(SRL: </w:t>
      </w:r>
      <w:hyperlink r:id="rId11" w:tooltip="http://biospecimens.cancer.gov/locator" w:history="1">
        <w:r w:rsidR="00B603FB" w:rsidRPr="00B603FB">
          <w:rPr>
            <w:rStyle w:val="Hyperlink"/>
            <w:rFonts w:ascii="Arial" w:hAnsi="Arial" w:cs="Arial"/>
            <w:szCs w:val="24"/>
          </w:rPr>
          <w:t>http://biospecimens.cancer.gov/locator</w:t>
        </w:r>
      </w:hyperlink>
      <w:r w:rsidR="00B603FB" w:rsidRPr="00B603FB">
        <w:rPr>
          <w:rFonts w:ascii="Arial" w:hAnsi="Arial" w:cs="Arial"/>
        </w:rPr>
        <w:t>), a search tool made available to the research community for locating biospecimens</w:t>
      </w:r>
      <w:r w:rsidR="00B603FB">
        <w:rPr>
          <w:rFonts w:ascii="Arial" w:hAnsi="Arial" w:cs="Arial"/>
        </w:rPr>
        <w:t>.</w:t>
      </w:r>
      <w:r w:rsidR="00B603FB" w:rsidRPr="00F7548C">
        <w:rPr>
          <w:rFonts w:ascii="Arial" w:hAnsi="Arial" w:cs="Arial"/>
        </w:rPr>
        <w:t xml:space="preserve"> The NCI SRL pools information on the specimen collections of participating biobanks and biorepositories into a single, searchable database, allowing researchers to make database queries for biospecimens, and based on the results direct</w:t>
      </w:r>
      <w:r w:rsidR="00F7548C" w:rsidRPr="00F7548C">
        <w:rPr>
          <w:rFonts w:ascii="Arial" w:hAnsi="Arial" w:cs="Arial"/>
        </w:rPr>
        <w:t>s them</w:t>
      </w:r>
      <w:r w:rsidR="00B603FB" w:rsidRPr="00F7548C">
        <w:rPr>
          <w:rFonts w:ascii="Arial" w:hAnsi="Arial" w:cs="Arial"/>
        </w:rPr>
        <w:t xml:space="preserve"> to the biobanks that match their requests</w:t>
      </w:r>
      <w:r w:rsidR="00F7548C" w:rsidRPr="00F7548C">
        <w:rPr>
          <w:rFonts w:ascii="Arial" w:hAnsi="Arial" w:cs="Arial"/>
        </w:rPr>
        <w:t xml:space="preserve">. </w:t>
      </w:r>
      <w:r w:rsidR="00120737">
        <w:rPr>
          <w:rFonts w:ascii="Arial" w:hAnsi="Arial" w:cs="Arial"/>
        </w:rPr>
        <w:t>The new Specimen Resource Locator work will begin in early 2011, and will use CBM1.0</w:t>
      </w:r>
      <w:r w:rsidR="008E2421">
        <w:rPr>
          <w:rFonts w:ascii="Arial" w:hAnsi="Arial" w:cs="Arial"/>
        </w:rPr>
        <w:t xml:space="preserve"> grid services</w:t>
      </w:r>
      <w:r w:rsidR="00120737">
        <w:rPr>
          <w:rFonts w:ascii="Arial" w:hAnsi="Arial" w:cs="Arial"/>
        </w:rPr>
        <w:t>.</w:t>
      </w:r>
    </w:p>
    <w:p w:rsidR="00CB1449" w:rsidRPr="0067060C" w:rsidRDefault="00CB1449" w:rsidP="00CB1449">
      <w:pPr>
        <w:numPr>
          <w:ilvl w:val="0"/>
          <w:numId w:val="3"/>
        </w:numPr>
        <w:rPr>
          <w:rFonts w:ascii="Arial" w:hAnsi="Arial" w:cs="Arial"/>
        </w:rPr>
      </w:pPr>
      <w:r w:rsidRPr="0067060C">
        <w:rPr>
          <w:rFonts w:ascii="Arial" w:hAnsi="Arial" w:cs="Arial"/>
        </w:rPr>
        <w:t>Vendors/institutes may also develop their own web-interface to query their and other CBM grid services.</w:t>
      </w:r>
    </w:p>
    <w:p w:rsidR="00CB1449" w:rsidRPr="0067060C" w:rsidRDefault="00CB1449" w:rsidP="00CB1449">
      <w:pPr>
        <w:numPr>
          <w:ilvl w:val="0"/>
          <w:numId w:val="3"/>
        </w:numPr>
        <w:rPr>
          <w:rFonts w:ascii="Arial" w:hAnsi="Arial" w:cs="Arial"/>
        </w:rPr>
      </w:pPr>
      <w:r w:rsidRPr="0067060C">
        <w:rPr>
          <w:rFonts w:ascii="Arial" w:hAnsi="Arial" w:cs="Arial"/>
        </w:rPr>
        <w:t xml:space="preserve">In the short term while </w:t>
      </w:r>
      <w:r w:rsidR="00F7548C">
        <w:rPr>
          <w:rFonts w:ascii="Arial" w:hAnsi="Arial" w:cs="Arial"/>
        </w:rPr>
        <w:t xml:space="preserve">the </w:t>
      </w:r>
      <w:r w:rsidRPr="0067060C">
        <w:rPr>
          <w:rFonts w:ascii="Arial" w:hAnsi="Arial" w:cs="Arial"/>
        </w:rPr>
        <w:t xml:space="preserve">SRL is undergoing changes, NCI will work to identify other methods to query the Grid portal in a more user-friendly manner (for demonstration purposes and use as a development tool for testing queryability of the model for SRL use).  This include caBIG® </w:t>
      </w:r>
      <w:r w:rsidRPr="0067060C">
        <w:rPr>
          <w:rFonts w:ascii="Arial" w:hAnsi="Arial" w:cs="Arial"/>
        </w:rPr>
        <w:lastRenderedPageBreak/>
        <w:t xml:space="preserve">caB2B or other technologies for displaying grid-queries.  We will share these examples </w:t>
      </w:r>
      <w:r w:rsidR="00F7548C">
        <w:rPr>
          <w:rFonts w:ascii="Arial" w:hAnsi="Arial" w:cs="Arial"/>
        </w:rPr>
        <w:t>with</w:t>
      </w:r>
      <w:r w:rsidR="00F7548C" w:rsidRPr="0067060C">
        <w:rPr>
          <w:rFonts w:ascii="Arial" w:hAnsi="Arial" w:cs="Arial"/>
        </w:rPr>
        <w:t xml:space="preserve"> </w:t>
      </w:r>
      <w:r w:rsidRPr="0067060C">
        <w:rPr>
          <w:rFonts w:ascii="Arial" w:hAnsi="Arial" w:cs="Arial"/>
        </w:rPr>
        <w:t>the community so the vendors/institutes may also use them when demonstrating your efforts with CBM.</w:t>
      </w:r>
    </w:p>
    <w:p w:rsidR="00CB1449" w:rsidRPr="0067060C" w:rsidRDefault="0067060C" w:rsidP="00CB1449">
      <w:pPr>
        <w:pStyle w:val="Heading2"/>
      </w:pPr>
      <w:bookmarkStart w:id="5" w:name="_Toc275722394"/>
      <w:r w:rsidRPr="0067060C">
        <w:t xml:space="preserve">1.5  </w:t>
      </w:r>
      <w:r w:rsidR="00CB1449" w:rsidRPr="0067060C">
        <w:t>How will having a CBM grid service at my institution help me share data</w:t>
      </w:r>
      <w:r w:rsidR="009C2103">
        <w:t xml:space="preserve"> and specimens</w:t>
      </w:r>
      <w:r w:rsidR="00CB1449" w:rsidRPr="0067060C">
        <w:t>?</w:t>
      </w:r>
      <w:bookmarkEnd w:id="5"/>
    </w:p>
    <w:p w:rsidR="00CB1449" w:rsidRPr="0067060C" w:rsidRDefault="00CB1449" w:rsidP="00CB1449">
      <w:pPr>
        <w:numPr>
          <w:ilvl w:val="0"/>
          <w:numId w:val="3"/>
        </w:numPr>
        <w:rPr>
          <w:rFonts w:ascii="Arial" w:hAnsi="Arial" w:cs="Arial"/>
        </w:rPr>
      </w:pPr>
      <w:r w:rsidRPr="0067060C">
        <w:rPr>
          <w:rFonts w:ascii="Arial" w:hAnsi="Arial" w:cs="Arial"/>
        </w:rPr>
        <w:t>See section</w:t>
      </w:r>
      <w:r w:rsidR="00DB21F8">
        <w:rPr>
          <w:rFonts w:ascii="Arial" w:hAnsi="Arial" w:cs="Arial"/>
        </w:rPr>
        <w:t xml:space="preserve"> 1.4</w:t>
      </w:r>
      <w:r w:rsidRPr="0067060C">
        <w:rPr>
          <w:rFonts w:ascii="Arial" w:hAnsi="Arial" w:cs="Arial"/>
        </w:rPr>
        <w:t xml:space="preserve"> above, </w:t>
      </w:r>
      <w:r w:rsidR="00DB21F8">
        <w:rPr>
          <w:rFonts w:ascii="Arial" w:hAnsi="Arial" w:cs="Arial"/>
        </w:rPr>
        <w:t>and, in addition</w:t>
      </w:r>
      <w:r w:rsidRPr="0067060C">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Regardless of the data systems used at your institution you can use CBM to share summary level de-identified information about each biobank</w:t>
      </w:r>
      <w:r w:rsidR="00120737">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 xml:space="preserve">You will be listed in the revised </w:t>
      </w:r>
      <w:r w:rsidR="00CB1449" w:rsidRPr="0067060C">
        <w:rPr>
          <w:rFonts w:ascii="Arial" w:hAnsi="Arial" w:cs="Arial"/>
        </w:rPr>
        <w:t>S</w:t>
      </w:r>
      <w:r>
        <w:rPr>
          <w:rFonts w:ascii="Arial" w:hAnsi="Arial" w:cs="Arial"/>
        </w:rPr>
        <w:t xml:space="preserve">pecimen </w:t>
      </w:r>
      <w:r w:rsidR="00CB1449" w:rsidRPr="0067060C">
        <w:rPr>
          <w:rFonts w:ascii="Arial" w:hAnsi="Arial" w:cs="Arial"/>
        </w:rPr>
        <w:t>R</w:t>
      </w:r>
      <w:r>
        <w:rPr>
          <w:rFonts w:ascii="Arial" w:hAnsi="Arial" w:cs="Arial"/>
        </w:rPr>
        <w:t xml:space="preserve">esource </w:t>
      </w:r>
      <w:r w:rsidR="00CB1449" w:rsidRPr="0067060C">
        <w:rPr>
          <w:rFonts w:ascii="Arial" w:hAnsi="Arial" w:cs="Arial"/>
        </w:rPr>
        <w:t>L</w:t>
      </w:r>
      <w:r>
        <w:rPr>
          <w:rFonts w:ascii="Arial" w:hAnsi="Arial" w:cs="Arial"/>
        </w:rPr>
        <w:t>ocator; a guide for researchers to find specimens</w:t>
      </w:r>
      <w:r w:rsidR="00120737">
        <w:rPr>
          <w:rFonts w:ascii="Arial" w:hAnsi="Arial" w:cs="Arial"/>
        </w:rPr>
        <w:t>.</w:t>
      </w:r>
    </w:p>
    <w:p w:rsidR="0067060C" w:rsidRDefault="00DB21F8" w:rsidP="00DB21F8">
      <w:pPr>
        <w:numPr>
          <w:ilvl w:val="0"/>
          <w:numId w:val="3"/>
        </w:numPr>
        <w:rPr>
          <w:rFonts w:ascii="Arial" w:hAnsi="Arial" w:cs="Arial"/>
        </w:rPr>
      </w:pPr>
      <w:r>
        <w:rPr>
          <w:rFonts w:ascii="Arial" w:hAnsi="Arial" w:cs="Arial"/>
        </w:rPr>
        <w:t xml:space="preserve">The Specimen Resource Locator will direct people to your institute (via the contact person </w:t>
      </w:r>
      <w:r w:rsidR="00120737">
        <w:rPr>
          <w:rFonts w:ascii="Arial" w:hAnsi="Arial" w:cs="Arial"/>
        </w:rPr>
        <w:t xml:space="preserve">name </w:t>
      </w:r>
      <w:r>
        <w:rPr>
          <w:rFonts w:ascii="Arial" w:hAnsi="Arial" w:cs="Arial"/>
        </w:rPr>
        <w:t xml:space="preserve">you provide).  At that point, the researcher seeking specimens will discuss </w:t>
      </w:r>
      <w:r w:rsidR="001E30F4">
        <w:rPr>
          <w:rFonts w:ascii="Arial" w:hAnsi="Arial" w:cs="Arial"/>
        </w:rPr>
        <w:t>with the biorepository representative, to find out more about the specimens and what data sharing agreements, material-transfer agreements are in place.</w:t>
      </w:r>
    </w:p>
    <w:p w:rsidR="00DB21F8" w:rsidRPr="0067060C" w:rsidRDefault="00DB21F8" w:rsidP="00DB21F8">
      <w:pPr>
        <w:rPr>
          <w:rFonts w:ascii="Arial" w:hAnsi="Arial" w:cs="Arial"/>
        </w:rPr>
      </w:pPr>
    </w:p>
    <w:p w:rsidR="0067060C" w:rsidRPr="0067060C" w:rsidRDefault="0067060C" w:rsidP="0067060C">
      <w:pPr>
        <w:pStyle w:val="Heading2"/>
      </w:pPr>
      <w:bookmarkStart w:id="6" w:name="_Toc275722395"/>
      <w:r w:rsidRPr="0067060C">
        <w:t>1.6  How will CBM be supported – responsibilities (DRAFT)</w:t>
      </w:r>
      <w:bookmarkEnd w:id="6"/>
    </w:p>
    <w:p w:rsidR="0067060C" w:rsidRPr="0067060C" w:rsidRDefault="0067060C" w:rsidP="0067060C">
      <w:pPr>
        <w:numPr>
          <w:ilvl w:val="0"/>
          <w:numId w:val="3"/>
        </w:numPr>
        <w:rPr>
          <w:rFonts w:ascii="Arial" w:hAnsi="Arial" w:cs="Arial"/>
        </w:rPr>
      </w:pPr>
      <w:r w:rsidRPr="0067060C">
        <w:rPr>
          <w:rFonts w:ascii="Arial" w:hAnsi="Arial" w:cs="Arial"/>
        </w:rPr>
        <w:t xml:space="preserve">Biospecimen Management System Vendor/In-house biospecimen management system developer:  </w:t>
      </w:r>
    </w:p>
    <w:p w:rsidR="0067060C" w:rsidRPr="0067060C" w:rsidRDefault="0067060C" w:rsidP="0067060C">
      <w:pPr>
        <w:numPr>
          <w:ilvl w:val="1"/>
          <w:numId w:val="3"/>
        </w:numPr>
        <w:rPr>
          <w:rFonts w:ascii="Arial" w:hAnsi="Arial" w:cs="Arial"/>
        </w:rPr>
      </w:pPr>
      <w:r w:rsidRPr="0067060C">
        <w:rPr>
          <w:rFonts w:ascii="Arial" w:hAnsi="Arial" w:cs="Arial"/>
        </w:rPr>
        <w:t>Will know how to stand up a grid node for CBM on the test caGrid</w:t>
      </w:r>
    </w:p>
    <w:p w:rsidR="0067060C" w:rsidRPr="0067060C" w:rsidRDefault="0067060C" w:rsidP="0067060C">
      <w:pPr>
        <w:numPr>
          <w:ilvl w:val="1"/>
          <w:numId w:val="3"/>
        </w:numPr>
        <w:rPr>
          <w:rFonts w:ascii="Arial" w:hAnsi="Arial" w:cs="Arial"/>
        </w:rPr>
      </w:pPr>
      <w:r w:rsidRPr="0067060C">
        <w:rPr>
          <w:rFonts w:ascii="Arial" w:hAnsi="Arial" w:cs="Arial"/>
        </w:rPr>
        <w:t>Recognize how to do the ETL mapping of the terms in their proprietary system to the CBM model terms</w:t>
      </w:r>
    </w:p>
    <w:p w:rsidR="0067060C" w:rsidRPr="0067060C" w:rsidRDefault="0067060C" w:rsidP="0067060C">
      <w:pPr>
        <w:numPr>
          <w:ilvl w:val="0"/>
          <w:numId w:val="3"/>
        </w:numPr>
        <w:rPr>
          <w:rFonts w:ascii="Arial" w:hAnsi="Arial" w:cs="Arial"/>
        </w:rPr>
      </w:pPr>
      <w:r w:rsidRPr="0067060C">
        <w:rPr>
          <w:rFonts w:ascii="Arial" w:hAnsi="Arial" w:cs="Arial"/>
        </w:rPr>
        <w:t>Bioinformatics/IT Department at Institute:</w:t>
      </w:r>
    </w:p>
    <w:p w:rsidR="0067060C" w:rsidRPr="0067060C" w:rsidRDefault="0067060C" w:rsidP="0067060C">
      <w:pPr>
        <w:numPr>
          <w:ilvl w:val="1"/>
          <w:numId w:val="3"/>
        </w:numPr>
        <w:rPr>
          <w:rFonts w:ascii="Arial" w:hAnsi="Arial" w:cs="Arial"/>
        </w:rPr>
      </w:pPr>
      <w:r w:rsidRPr="0067060C">
        <w:rPr>
          <w:rFonts w:ascii="Arial" w:hAnsi="Arial" w:cs="Arial"/>
        </w:rPr>
        <w:t>Will provide a space on their server which will serve to host the CBM database (accessible to outside world – in their DMZ)</w:t>
      </w:r>
    </w:p>
    <w:p w:rsidR="0067060C" w:rsidRPr="0067060C" w:rsidRDefault="0067060C" w:rsidP="0067060C">
      <w:pPr>
        <w:numPr>
          <w:ilvl w:val="1"/>
          <w:numId w:val="3"/>
        </w:numPr>
        <w:rPr>
          <w:rFonts w:ascii="Arial" w:hAnsi="Arial" w:cs="Arial"/>
        </w:rPr>
      </w:pPr>
      <w:r w:rsidRPr="0067060C">
        <w:rPr>
          <w:rFonts w:ascii="Arial" w:hAnsi="Arial" w:cs="Arial"/>
        </w:rPr>
        <w:t>Work with Biospecimen Management System Vendors</w:t>
      </w:r>
    </w:p>
    <w:p w:rsidR="0067060C" w:rsidRPr="0067060C" w:rsidRDefault="0067060C" w:rsidP="0067060C">
      <w:pPr>
        <w:numPr>
          <w:ilvl w:val="0"/>
          <w:numId w:val="3"/>
        </w:numPr>
        <w:rPr>
          <w:rFonts w:ascii="Arial" w:hAnsi="Arial" w:cs="Arial"/>
        </w:rPr>
      </w:pPr>
      <w:r w:rsidRPr="0067060C">
        <w:rPr>
          <w:rFonts w:ascii="Arial" w:hAnsi="Arial" w:cs="Arial"/>
        </w:rPr>
        <w:t>NCI caBIG</w:t>
      </w:r>
      <w:r w:rsidR="008E2421">
        <w:rPr>
          <w:rFonts w:ascii="Arial" w:hAnsi="Arial" w:cs="Arial"/>
        </w:rPr>
        <w:t xml:space="preserve">® will have a set of resources to provide help as institutes stand up a CBM service </w:t>
      </w:r>
      <w:r w:rsidRPr="0067060C">
        <w:rPr>
          <w:rFonts w:ascii="Arial" w:hAnsi="Arial" w:cs="Arial"/>
        </w:rPr>
        <w:t xml:space="preserve"> </w:t>
      </w:r>
      <w:r w:rsidR="008E2421">
        <w:rPr>
          <w:rFonts w:ascii="Arial" w:hAnsi="Arial" w:cs="Arial"/>
        </w:rPr>
        <w:t xml:space="preserve">that </w:t>
      </w:r>
      <w:r w:rsidRPr="0067060C">
        <w:rPr>
          <w:rFonts w:ascii="Arial" w:hAnsi="Arial" w:cs="Arial"/>
        </w:rPr>
        <w:t xml:space="preserve"> may include:</w:t>
      </w:r>
    </w:p>
    <w:p w:rsidR="0067060C" w:rsidRPr="0067060C" w:rsidRDefault="0067060C" w:rsidP="0067060C">
      <w:pPr>
        <w:numPr>
          <w:ilvl w:val="1"/>
          <w:numId w:val="3"/>
        </w:numPr>
        <w:rPr>
          <w:rFonts w:ascii="Arial" w:hAnsi="Arial" w:cs="Arial"/>
        </w:rPr>
      </w:pPr>
      <w:r w:rsidRPr="0067060C">
        <w:rPr>
          <w:rFonts w:ascii="Arial" w:hAnsi="Arial" w:cs="Arial"/>
        </w:rPr>
        <w:t xml:space="preserve">CBM-team  </w:t>
      </w:r>
      <w:hyperlink r:id="rId12" w:history="1">
        <w:r w:rsidR="008E2421" w:rsidRPr="00FD56E5">
          <w:rPr>
            <w:rStyle w:val="Hyperlink"/>
            <w:rFonts w:ascii="Arial" w:hAnsi="Arial" w:cs="Arial"/>
            <w:b/>
          </w:rPr>
          <w:t>NCIcbm@mail.nih.gov</w:t>
        </w:r>
      </w:hyperlink>
      <w:r w:rsidR="008E2421">
        <w:rPr>
          <w:rFonts w:ascii="Arial" w:hAnsi="Arial" w:cs="Arial"/>
          <w:b/>
        </w:rPr>
        <w:t xml:space="preserve">  (currently active)</w:t>
      </w:r>
    </w:p>
    <w:p w:rsidR="0067060C" w:rsidRPr="0067060C" w:rsidRDefault="00D43204" w:rsidP="0067060C">
      <w:pPr>
        <w:numPr>
          <w:ilvl w:val="2"/>
          <w:numId w:val="3"/>
        </w:numPr>
        <w:rPr>
          <w:rFonts w:ascii="Arial" w:hAnsi="Arial" w:cs="Arial"/>
        </w:rPr>
      </w:pPr>
      <w:r>
        <w:rPr>
          <w:rFonts w:ascii="Arial" w:hAnsi="Arial" w:cs="Arial"/>
        </w:rPr>
        <w:t>N</w:t>
      </w:r>
      <w:r w:rsidR="0067060C" w:rsidRPr="0067060C">
        <w:rPr>
          <w:rFonts w:ascii="Arial" w:hAnsi="Arial" w:cs="Arial"/>
        </w:rPr>
        <w:t>otify if you are using the CBM for NCI to note and publish who is working on the CBM initiative (even in early testing).</w:t>
      </w:r>
    </w:p>
    <w:p w:rsidR="0067060C" w:rsidRPr="0067060C" w:rsidRDefault="0067060C" w:rsidP="0067060C">
      <w:pPr>
        <w:numPr>
          <w:ilvl w:val="2"/>
          <w:numId w:val="3"/>
        </w:numPr>
        <w:rPr>
          <w:rFonts w:ascii="Arial" w:hAnsi="Arial" w:cs="Arial"/>
        </w:rPr>
      </w:pPr>
      <w:r w:rsidRPr="0067060C">
        <w:rPr>
          <w:rFonts w:ascii="Arial" w:hAnsi="Arial" w:cs="Arial"/>
        </w:rPr>
        <w:t>Point-of-contact for general CBM questions – this team will redirect questions to appropriate NCI-support.</w:t>
      </w:r>
    </w:p>
    <w:p w:rsidR="0067060C" w:rsidRPr="0067060C" w:rsidRDefault="0067060C" w:rsidP="0067060C">
      <w:pPr>
        <w:numPr>
          <w:ilvl w:val="2"/>
          <w:numId w:val="3"/>
        </w:numPr>
        <w:rPr>
          <w:rFonts w:ascii="Arial" w:hAnsi="Arial" w:cs="Arial"/>
        </w:rPr>
      </w:pPr>
      <w:r w:rsidRPr="0067060C">
        <w:rPr>
          <w:rFonts w:ascii="Arial" w:hAnsi="Arial" w:cs="Arial"/>
        </w:rPr>
        <w:t>Specimen Resource Locator questions and participation requests.</w:t>
      </w:r>
    </w:p>
    <w:p w:rsidR="0067060C" w:rsidRPr="0067060C" w:rsidRDefault="0067060C" w:rsidP="0067060C">
      <w:pPr>
        <w:numPr>
          <w:ilvl w:val="1"/>
          <w:numId w:val="3"/>
        </w:numPr>
        <w:rPr>
          <w:rFonts w:ascii="Arial" w:hAnsi="Arial" w:cs="Arial"/>
        </w:rPr>
      </w:pPr>
      <w:r w:rsidRPr="0067060C">
        <w:rPr>
          <w:rFonts w:ascii="Arial" w:hAnsi="Arial" w:cs="Arial"/>
        </w:rPr>
        <w:t>TBPT-KC – Forums for CBM end-users and institutes standing up a grid CBM service</w:t>
      </w:r>
      <w:r w:rsidR="008E2421">
        <w:rPr>
          <w:rFonts w:ascii="Arial" w:hAnsi="Arial" w:cs="Arial"/>
        </w:rPr>
        <w:t xml:space="preserve">  (currently active) </w:t>
      </w:r>
    </w:p>
    <w:p w:rsidR="008E2421" w:rsidRDefault="0067060C" w:rsidP="0067060C">
      <w:pPr>
        <w:numPr>
          <w:ilvl w:val="1"/>
          <w:numId w:val="3"/>
        </w:numPr>
        <w:rPr>
          <w:rFonts w:ascii="Arial" w:hAnsi="Arial" w:cs="Arial"/>
        </w:rPr>
      </w:pPr>
      <w:r w:rsidRPr="0067060C">
        <w:rPr>
          <w:rFonts w:ascii="Arial" w:hAnsi="Arial" w:cs="Arial"/>
        </w:rPr>
        <w:t>caGrid-KC – help with caGrid-specific questions</w:t>
      </w:r>
      <w:r w:rsidR="008E2421">
        <w:rPr>
          <w:rFonts w:ascii="Arial" w:hAnsi="Arial" w:cs="Arial"/>
        </w:rPr>
        <w:t xml:space="preserve"> (currently active)</w:t>
      </w:r>
    </w:p>
    <w:p w:rsidR="0067060C" w:rsidRPr="0067060C" w:rsidRDefault="008E2421" w:rsidP="0067060C">
      <w:pPr>
        <w:numPr>
          <w:ilvl w:val="1"/>
          <w:numId w:val="3"/>
        </w:numPr>
        <w:rPr>
          <w:rFonts w:ascii="Arial" w:hAnsi="Arial" w:cs="Arial"/>
        </w:rPr>
      </w:pPr>
      <w:r>
        <w:rPr>
          <w:rFonts w:ascii="Arial" w:hAnsi="Arial" w:cs="Arial"/>
        </w:rPr>
        <w:t>CBM-SRL Developer Team (not active, we will let community know what level of help and how to contact the support when process is  defined).</w:t>
      </w:r>
      <w:r w:rsidR="0067060C" w:rsidRPr="0067060C">
        <w:rPr>
          <w:rFonts w:ascii="Arial" w:hAnsi="Arial" w:cs="Arial"/>
        </w:rPr>
        <w:t xml:space="preserve"> </w:t>
      </w:r>
    </w:p>
    <w:p w:rsidR="0067060C" w:rsidRPr="0067060C" w:rsidRDefault="0067060C" w:rsidP="0067060C">
      <w:pPr>
        <w:pStyle w:val="Heading2"/>
      </w:pPr>
      <w:bookmarkStart w:id="7" w:name="_Toc275722396"/>
      <w:r w:rsidRPr="0067060C">
        <w:lastRenderedPageBreak/>
        <w:t>1.</w:t>
      </w:r>
      <w:r w:rsidR="003D2E78">
        <w:t>7</w:t>
      </w:r>
      <w:r w:rsidR="003D2E78" w:rsidRPr="0067060C">
        <w:t xml:space="preserve">  </w:t>
      </w:r>
      <w:r w:rsidRPr="0067060C">
        <w:t>How were the vocabulary lists generated?</w:t>
      </w:r>
      <w:bookmarkEnd w:id="7"/>
    </w:p>
    <w:p w:rsidR="00CB1449" w:rsidRDefault="00EF2CBB" w:rsidP="0097116C">
      <w:pPr>
        <w:numPr>
          <w:ilvl w:val="1"/>
          <w:numId w:val="3"/>
        </w:numPr>
        <w:rPr>
          <w:rFonts w:ascii="Arial" w:hAnsi="Arial" w:cs="Arial"/>
        </w:rPr>
      </w:pPr>
      <w:r>
        <w:rPr>
          <w:rFonts w:ascii="Arial" w:hAnsi="Arial" w:cs="Arial"/>
        </w:rPr>
        <w:t xml:space="preserve">The vocabulary </w:t>
      </w:r>
      <w:r w:rsidR="006202E2">
        <w:rPr>
          <w:rFonts w:ascii="Arial" w:hAnsi="Arial" w:cs="Arial"/>
        </w:rPr>
        <w:t>for the CBM was developed with the help and input from the Specimen Resource Locator stakeholders, NCI and other NIH institutes leaders in the biospecimen, Biorepository and pathology fields. Having finalized a list of values for Anatomic Sources, Diagnoses, Preservation Methods and Specimen Types, the list was passed on to the Enterprise Vocabulary Services team at the NCI whose lexicologists provided them with NCI approved definitions, synonyms, and NCI Thesaurus codes. Once the terms were added to the NCI Thesaurus, the terms were subsequently added to the NCI metaThesaurus whe</w:t>
      </w:r>
      <w:r w:rsidR="00EA218F">
        <w:rPr>
          <w:rFonts w:ascii="Arial" w:hAnsi="Arial" w:cs="Arial"/>
        </w:rPr>
        <w:t xml:space="preserve">re they were mapped to widely used scientific </w:t>
      </w:r>
      <w:r w:rsidR="006202E2">
        <w:rPr>
          <w:rFonts w:ascii="Arial" w:hAnsi="Arial" w:cs="Arial"/>
        </w:rPr>
        <w:t>standards, notably ICD9, ICD10 and SNOMED</w:t>
      </w:r>
      <w:r w:rsidR="00EA218F">
        <w:rPr>
          <w:rFonts w:ascii="Arial" w:hAnsi="Arial" w:cs="Arial"/>
        </w:rPr>
        <w:t xml:space="preserve"> thus allowing them to be cross-referenced by CBM implementers</w:t>
      </w:r>
      <w:r w:rsidR="006202E2">
        <w:rPr>
          <w:rFonts w:ascii="Arial" w:hAnsi="Arial" w:cs="Arial"/>
        </w:rPr>
        <w:t>.</w:t>
      </w:r>
    </w:p>
    <w:p w:rsidR="00C74C1D" w:rsidRPr="0067060C" w:rsidRDefault="00C74C1D" w:rsidP="0097116C">
      <w:pPr>
        <w:numPr>
          <w:ilvl w:val="1"/>
          <w:numId w:val="3"/>
        </w:numPr>
        <w:rPr>
          <w:rFonts w:ascii="Arial" w:hAnsi="Arial" w:cs="Arial"/>
        </w:rPr>
      </w:pPr>
      <w:r>
        <w:rPr>
          <w:rFonts w:ascii="Arial" w:hAnsi="Arial" w:cs="Arial"/>
        </w:rPr>
        <w:t xml:space="preserve">The NCI/NIH stakeholders included: </w:t>
      </w:r>
      <w:r w:rsidR="00FA5BE6">
        <w:rPr>
          <w:rFonts w:ascii="Arial" w:hAnsi="Arial" w:cs="Arial"/>
        </w:rPr>
        <w:t>Office of Bioreposi</w:t>
      </w:r>
      <w:r w:rsidR="00155408">
        <w:rPr>
          <w:rFonts w:ascii="Arial" w:hAnsi="Arial" w:cs="Arial"/>
        </w:rPr>
        <w:t>tories and Biospecimen Research;</w:t>
      </w:r>
      <w:r w:rsidR="00FA5BE6">
        <w:rPr>
          <w:rFonts w:ascii="Arial" w:hAnsi="Arial" w:cs="Arial"/>
        </w:rPr>
        <w:t xml:space="preserve"> National Heart, Lung, and Blood Institut</w:t>
      </w:r>
      <w:r w:rsidR="00155408">
        <w:rPr>
          <w:rFonts w:ascii="Arial" w:hAnsi="Arial" w:cs="Arial"/>
        </w:rPr>
        <w:t>e;</w:t>
      </w:r>
      <w:r w:rsidR="00FA5BE6">
        <w:rPr>
          <w:rFonts w:ascii="Arial" w:hAnsi="Arial" w:cs="Arial"/>
        </w:rPr>
        <w:t xml:space="preserve"> </w:t>
      </w:r>
      <w:r w:rsidR="00155408">
        <w:rPr>
          <w:rFonts w:ascii="Arial" w:hAnsi="Arial" w:cs="Arial"/>
        </w:rPr>
        <w:t>Division of Cancer Control and Population Sciences; Cancer Diagnosis Program (CDP); National Institute of Diabetes and Digestive and Kidney Diseases; Office of Rare Diseases Research.</w:t>
      </w:r>
    </w:p>
    <w:p w:rsidR="00112EA4" w:rsidRPr="0067060C" w:rsidRDefault="00112EA4" w:rsidP="00112EA4">
      <w:pPr>
        <w:pStyle w:val="Heading1"/>
        <w:rPr>
          <w:color w:val="3366FF"/>
        </w:rPr>
      </w:pPr>
      <w:bookmarkStart w:id="8" w:name="_Toc275722397"/>
      <w:r w:rsidRPr="0067060C">
        <w:rPr>
          <w:color w:val="3366FF"/>
        </w:rPr>
        <w:t>2.0   Overview CBM 1.0</w:t>
      </w:r>
      <w:r w:rsidR="001960FD">
        <w:rPr>
          <w:color w:val="3366FF"/>
        </w:rPr>
        <w:t>Beta</w:t>
      </w:r>
      <w:r w:rsidRPr="0067060C">
        <w:rPr>
          <w:color w:val="3366FF"/>
        </w:rPr>
        <w:t xml:space="preserve"> Testing Grid Service Package</w:t>
      </w:r>
      <w:bookmarkEnd w:id="8"/>
    </w:p>
    <w:p w:rsidR="00652B55" w:rsidRPr="0067060C" w:rsidRDefault="0067060C" w:rsidP="00652B55">
      <w:pPr>
        <w:pStyle w:val="Heading2"/>
      </w:pPr>
      <w:bookmarkStart w:id="9" w:name="_Toc275722398"/>
      <w:r w:rsidRPr="0067060C">
        <w:t xml:space="preserve">2.1  </w:t>
      </w:r>
      <w:r w:rsidR="00652B55" w:rsidRPr="0067060C">
        <w:t>What does CBM 1.0</w:t>
      </w:r>
      <w:r w:rsidR="001960FD">
        <w:t>Beta</w:t>
      </w:r>
      <w:r w:rsidR="00652B55" w:rsidRPr="0067060C">
        <w:t xml:space="preserve"> Test Grid Service Package contain</w:t>
      </w:r>
      <w:r w:rsidR="00740FBB" w:rsidRPr="0067060C">
        <w:t>?</w:t>
      </w:r>
      <w:bookmarkEnd w:id="9"/>
    </w:p>
    <w:p w:rsidR="00652B55" w:rsidRPr="0067060C" w:rsidRDefault="00652B55" w:rsidP="00652B55">
      <w:pPr>
        <w:numPr>
          <w:ilvl w:val="0"/>
          <w:numId w:val="3"/>
        </w:numPr>
        <w:rPr>
          <w:rFonts w:ascii="Arial" w:hAnsi="Arial" w:cs="Arial"/>
        </w:rPr>
      </w:pPr>
      <w:r w:rsidRPr="0067060C">
        <w:rPr>
          <w:rFonts w:ascii="Arial" w:hAnsi="Arial" w:cs="Arial"/>
        </w:rPr>
        <w:t>Th</w:t>
      </w:r>
      <w:r w:rsidR="00CB1449" w:rsidRPr="0067060C">
        <w:rPr>
          <w:rFonts w:ascii="Arial" w:hAnsi="Arial" w:cs="Arial"/>
        </w:rPr>
        <w:t>e service files</w:t>
      </w:r>
      <w:r w:rsidRPr="0067060C">
        <w:rPr>
          <w:rFonts w:ascii="Arial" w:hAnsi="Arial" w:cs="Arial"/>
        </w:rPr>
        <w:t xml:space="preserve"> needed for CBM </w:t>
      </w:r>
      <w:r w:rsidR="00047401">
        <w:rPr>
          <w:rFonts w:ascii="Arial" w:hAnsi="Arial" w:cs="Arial"/>
        </w:rPr>
        <w:t>1.0Beta</w:t>
      </w:r>
      <w:r w:rsidRPr="0067060C">
        <w:rPr>
          <w:rFonts w:ascii="Arial" w:hAnsi="Arial" w:cs="Arial"/>
        </w:rPr>
        <w:t xml:space="preserve"> to be tested at your institute/vendor site.</w:t>
      </w:r>
    </w:p>
    <w:p w:rsidR="00652B55" w:rsidRPr="0067060C" w:rsidRDefault="00652B55" w:rsidP="00652B55">
      <w:pPr>
        <w:numPr>
          <w:ilvl w:val="0"/>
          <w:numId w:val="3"/>
        </w:numPr>
        <w:rPr>
          <w:rFonts w:ascii="Arial" w:hAnsi="Arial" w:cs="Arial"/>
        </w:rPr>
      </w:pPr>
      <w:r w:rsidRPr="0067060C">
        <w:rPr>
          <w:rFonts w:ascii="Arial" w:hAnsi="Arial" w:cs="Arial"/>
        </w:rPr>
        <w:t xml:space="preserve">The CBM </w:t>
      </w:r>
      <w:r w:rsidR="00047401">
        <w:rPr>
          <w:rFonts w:ascii="Arial" w:hAnsi="Arial" w:cs="Arial"/>
        </w:rPr>
        <w:t>1.0Beta</w:t>
      </w:r>
      <w:r w:rsidRPr="0067060C">
        <w:rPr>
          <w:rFonts w:ascii="Arial" w:hAnsi="Arial" w:cs="Arial"/>
        </w:rPr>
        <w:t xml:space="preserve"> EA model</w:t>
      </w:r>
      <w:r w:rsidR="004318CC">
        <w:rPr>
          <w:rFonts w:ascii="Arial" w:hAnsi="Arial" w:cs="Arial"/>
        </w:rPr>
        <w:t xml:space="preserve"> (</w:t>
      </w:r>
      <w:r w:rsidR="004318CC" w:rsidRPr="00397096">
        <w:rPr>
          <w:rFonts w:ascii="Arial" w:hAnsi="Arial" w:cs="Arial"/>
          <w:i/>
        </w:rPr>
        <w:t>CBM with Value Domains.EAP</w:t>
      </w:r>
      <w:r w:rsidR="004318CC">
        <w:rPr>
          <w:rFonts w:ascii="Arial" w:hAnsi="Arial" w:cs="Arial"/>
        </w:rPr>
        <w:t xml:space="preserve">, </w:t>
      </w:r>
      <w:r w:rsidR="004318CC" w:rsidRPr="00397096">
        <w:rPr>
          <w:rFonts w:ascii="Arial" w:hAnsi="Arial" w:cs="Arial"/>
          <w:i/>
        </w:rPr>
        <w:t>CBM with Value Domains.xmi</w:t>
      </w:r>
      <w:r w:rsidR="004318CC">
        <w:rPr>
          <w:rFonts w:ascii="Arial" w:hAnsi="Arial" w:cs="Arial"/>
        </w:rPr>
        <w:t>)</w:t>
      </w:r>
    </w:p>
    <w:p w:rsidR="00702D93" w:rsidRPr="0067060C" w:rsidRDefault="00702D93" w:rsidP="00652B55">
      <w:pPr>
        <w:numPr>
          <w:ilvl w:val="1"/>
          <w:numId w:val="3"/>
        </w:numPr>
        <w:rPr>
          <w:rFonts w:ascii="Arial" w:hAnsi="Arial" w:cs="Arial"/>
        </w:rPr>
      </w:pPr>
      <w:r w:rsidRPr="0067060C">
        <w:rPr>
          <w:rFonts w:ascii="Arial" w:hAnsi="Arial" w:cs="Arial"/>
        </w:rPr>
        <w:t xml:space="preserve">Vocabulary lists –all now included in the NCI MetaThesaurus (required for semantic/syntactic compatibility) and with additional correlations against known codes (SNOMED, ICD-9, etc).  </w:t>
      </w:r>
    </w:p>
    <w:p w:rsidR="00702D93" w:rsidRDefault="00702D93" w:rsidP="004E76ED">
      <w:pPr>
        <w:numPr>
          <w:ilvl w:val="2"/>
          <w:numId w:val="3"/>
        </w:numPr>
        <w:rPr>
          <w:rFonts w:ascii="Arial" w:hAnsi="Arial" w:cs="Arial"/>
        </w:rPr>
      </w:pPr>
      <w:r w:rsidRPr="0067060C">
        <w:rPr>
          <w:rFonts w:ascii="Arial" w:hAnsi="Arial" w:cs="Arial"/>
        </w:rPr>
        <w:t>Values are also incorpor</w:t>
      </w:r>
      <w:r w:rsidR="004E76ED" w:rsidRPr="0067060C">
        <w:rPr>
          <w:rFonts w:ascii="Arial" w:hAnsi="Arial" w:cs="Arial"/>
        </w:rPr>
        <w:t>ated in the EA model attributes</w:t>
      </w:r>
      <w:r w:rsidR="004318CC">
        <w:rPr>
          <w:rFonts w:ascii="Arial" w:hAnsi="Arial" w:cs="Arial"/>
        </w:rPr>
        <w:t>.</w:t>
      </w:r>
    </w:p>
    <w:p w:rsidR="004318CC" w:rsidRPr="004318CC" w:rsidRDefault="004318CC" w:rsidP="004318CC">
      <w:pPr>
        <w:numPr>
          <w:ilvl w:val="1"/>
          <w:numId w:val="3"/>
        </w:numPr>
        <w:rPr>
          <w:rFonts w:ascii="Arial" w:hAnsi="Arial" w:cs="Arial"/>
        </w:rPr>
      </w:pPr>
      <w:r w:rsidRPr="004318CC">
        <w:rPr>
          <w:rFonts w:ascii="Arial" w:hAnsi="Arial" w:cs="Arial"/>
        </w:rPr>
        <w:t>The model can be viewed, traversed through via HTML representation of the EA model, found here:</w:t>
      </w:r>
    </w:p>
    <w:p w:rsidR="004318CC" w:rsidRDefault="004318CC" w:rsidP="004318CC">
      <w:pPr>
        <w:numPr>
          <w:ilvl w:val="1"/>
          <w:numId w:val="3"/>
        </w:numPr>
        <w:rPr>
          <w:rFonts w:ascii="Arial" w:hAnsi="Arial" w:cs="Arial"/>
        </w:rPr>
      </w:pPr>
      <w:r w:rsidRPr="004318CC">
        <w:rPr>
          <w:rFonts w:ascii="Arial" w:hAnsi="Arial" w:cs="Arial"/>
        </w:rPr>
        <w:t>HTML view of EA model: https://ncisvn.nci.nih.gov/svn/common_biorepository_model/trunk/html_documentation/index.htm</w:t>
      </w:r>
    </w:p>
    <w:p w:rsidR="004318CC" w:rsidRPr="0067060C" w:rsidRDefault="00397096" w:rsidP="0093621D">
      <w:pPr>
        <w:numPr>
          <w:ilvl w:val="0"/>
          <w:numId w:val="3"/>
        </w:numPr>
        <w:rPr>
          <w:rFonts w:ascii="Arial" w:hAnsi="Arial" w:cs="Arial"/>
        </w:rPr>
      </w:pPr>
      <w:r w:rsidRPr="00397096">
        <w:rPr>
          <w:rFonts w:ascii="Arial" w:hAnsi="Arial" w:cs="Arial"/>
          <w:i/>
        </w:rPr>
        <w:t>EVS definitions and mappings_caDSR.xls</w:t>
      </w:r>
      <w:r>
        <w:rPr>
          <w:rFonts w:ascii="Arial" w:hAnsi="Arial" w:cs="Arial"/>
        </w:rPr>
        <w:t xml:space="preserve">  - Excel file that contains mappings to SNOMED, ICD, and synonyms found in NCI Thesaurus for the terms used in CBM1.0Beta</w:t>
      </w:r>
    </w:p>
    <w:p w:rsidR="004318CC" w:rsidRPr="00397096" w:rsidRDefault="004318CC" w:rsidP="00CB1449">
      <w:pPr>
        <w:numPr>
          <w:ilvl w:val="0"/>
          <w:numId w:val="3"/>
        </w:numPr>
        <w:rPr>
          <w:rFonts w:ascii="Arial" w:hAnsi="Arial" w:cs="Arial"/>
          <w:i/>
        </w:rPr>
      </w:pPr>
      <w:r w:rsidRPr="00397096">
        <w:rPr>
          <w:rFonts w:ascii="Arial" w:hAnsi="Arial" w:cs="Arial"/>
          <w:i/>
        </w:rPr>
        <w:t>CBM.SQL</w:t>
      </w:r>
    </w:p>
    <w:p w:rsidR="00CB1449" w:rsidRDefault="004318CC" w:rsidP="004318CC">
      <w:pPr>
        <w:numPr>
          <w:ilvl w:val="1"/>
          <w:numId w:val="3"/>
        </w:numPr>
        <w:rPr>
          <w:rFonts w:ascii="Arial" w:hAnsi="Arial" w:cs="Arial"/>
        </w:rPr>
      </w:pPr>
      <w:r w:rsidRPr="0067060C">
        <w:rPr>
          <w:rFonts w:ascii="Arial" w:hAnsi="Arial" w:cs="Arial"/>
        </w:rPr>
        <w:t xml:space="preserve"> </w:t>
      </w:r>
      <w:r w:rsidR="00CB1449" w:rsidRPr="0067060C">
        <w:rPr>
          <w:rFonts w:ascii="Arial" w:hAnsi="Arial" w:cs="Arial"/>
        </w:rPr>
        <w:t>MYSQL data file that can be used for ETL institute data into.</w:t>
      </w:r>
      <w:r>
        <w:rPr>
          <w:rFonts w:ascii="Arial" w:hAnsi="Arial" w:cs="Arial"/>
        </w:rPr>
        <w:t xml:space="preserve"> This schema has the expected values for each class in the model.</w:t>
      </w:r>
    </w:p>
    <w:p w:rsidR="004318CC" w:rsidRDefault="004318CC" w:rsidP="004318CC">
      <w:pPr>
        <w:numPr>
          <w:ilvl w:val="1"/>
          <w:numId w:val="3"/>
        </w:numPr>
        <w:rPr>
          <w:rFonts w:ascii="Arial" w:hAnsi="Arial" w:cs="Arial"/>
        </w:rPr>
      </w:pPr>
      <w:r>
        <w:rPr>
          <w:rFonts w:ascii="Arial" w:hAnsi="Arial" w:cs="Arial"/>
        </w:rPr>
        <w:lastRenderedPageBreak/>
        <w:t xml:space="preserve">NOTE: </w:t>
      </w:r>
      <w:r w:rsidR="00F92288">
        <w:rPr>
          <w:rFonts w:ascii="Arial" w:hAnsi="Arial" w:cs="Arial"/>
        </w:rPr>
        <w:t xml:space="preserve">What is </w:t>
      </w:r>
      <w:r>
        <w:rPr>
          <w:rFonts w:ascii="Arial" w:hAnsi="Arial" w:cs="Arial"/>
        </w:rPr>
        <w:t xml:space="preserve">not defined </w:t>
      </w:r>
      <w:r w:rsidR="00F92288">
        <w:rPr>
          <w:rFonts w:ascii="Arial" w:hAnsi="Arial" w:cs="Arial"/>
        </w:rPr>
        <w:t xml:space="preserve">in the CBM.SQL populated file </w:t>
      </w:r>
      <w:r>
        <w:rPr>
          <w:rFonts w:ascii="Arial" w:hAnsi="Arial" w:cs="Arial"/>
        </w:rPr>
        <w:t xml:space="preserve">is the </w:t>
      </w:r>
      <w:r w:rsidR="00737F44">
        <w:rPr>
          <w:rFonts w:ascii="Arial" w:hAnsi="Arial" w:cs="Arial"/>
        </w:rPr>
        <w:t>SpecimenCollectionSummary.patientAge</w:t>
      </w:r>
      <w:r>
        <w:rPr>
          <w:rFonts w:ascii="Arial" w:hAnsi="Arial" w:cs="Arial"/>
        </w:rPr>
        <w:t>Group</w:t>
      </w:r>
      <w:r w:rsidR="00737F44">
        <w:rPr>
          <w:rFonts w:ascii="Arial" w:hAnsi="Arial" w:cs="Arial"/>
        </w:rPr>
        <w:t>AtCollection</w:t>
      </w:r>
      <w:r>
        <w:rPr>
          <w:rFonts w:ascii="Arial" w:hAnsi="Arial" w:cs="Arial"/>
        </w:rPr>
        <w:t>:</w:t>
      </w:r>
      <w:r w:rsidR="00737F44">
        <w:rPr>
          <w:rFonts w:ascii="Arial" w:hAnsi="Arial" w:cs="Arial"/>
        </w:rPr>
        <w:t xml:space="preserve"> this should be defined in 5 year increments, from 5 to 85, 200</w:t>
      </w:r>
    </w:p>
    <w:p w:rsidR="004318CC" w:rsidRPr="003356E7" w:rsidRDefault="00737F44" w:rsidP="003356E7">
      <w:pPr>
        <w:numPr>
          <w:ilvl w:val="2"/>
          <w:numId w:val="3"/>
        </w:numPr>
        <w:rPr>
          <w:rFonts w:ascii="Arial" w:hAnsi="Arial" w:cs="Arial"/>
        </w:rPr>
      </w:pPr>
      <w:r>
        <w:t xml:space="preserve">5, 10, 15, 20…85, [86-200]    </w:t>
      </w:r>
    </w:p>
    <w:p w:rsidR="004E76ED" w:rsidRPr="0067060C" w:rsidRDefault="00740FBB" w:rsidP="004E76ED">
      <w:pPr>
        <w:numPr>
          <w:ilvl w:val="0"/>
          <w:numId w:val="3"/>
        </w:numPr>
        <w:rPr>
          <w:rFonts w:ascii="Arial" w:hAnsi="Arial" w:cs="Arial"/>
        </w:rPr>
      </w:pPr>
      <w:r w:rsidRPr="0067060C">
        <w:rPr>
          <w:rFonts w:ascii="Arial" w:hAnsi="Arial" w:cs="Arial"/>
        </w:rPr>
        <w:t>Document CBM next steps and answer</w:t>
      </w:r>
      <w:r w:rsidR="00CB1449" w:rsidRPr="0067060C">
        <w:rPr>
          <w:rFonts w:ascii="Arial" w:hAnsi="Arial" w:cs="Arial"/>
        </w:rPr>
        <w:t>s to frequently asked questions (this document).</w:t>
      </w:r>
    </w:p>
    <w:p w:rsidR="00CB1449" w:rsidRPr="0067060C" w:rsidRDefault="00CB1449" w:rsidP="00CB1449">
      <w:pPr>
        <w:numPr>
          <w:ilvl w:val="1"/>
          <w:numId w:val="3"/>
        </w:numPr>
        <w:rPr>
          <w:rFonts w:ascii="Arial" w:hAnsi="Arial" w:cs="Arial"/>
        </w:rPr>
      </w:pPr>
      <w:r w:rsidRPr="0067060C">
        <w:rPr>
          <w:rFonts w:ascii="Arial" w:hAnsi="Arial" w:cs="Arial"/>
        </w:rPr>
        <w:t>Instructions for how to Stand up a CBM Service Grid node on the Training Grid</w:t>
      </w:r>
    </w:p>
    <w:p w:rsidR="00702D93" w:rsidRPr="0067060C" w:rsidRDefault="00702D93" w:rsidP="00CB1449">
      <w:pPr>
        <w:numPr>
          <w:ilvl w:val="1"/>
          <w:numId w:val="3"/>
        </w:numPr>
        <w:rPr>
          <w:rFonts w:ascii="Arial" w:hAnsi="Arial" w:cs="Arial"/>
        </w:rPr>
      </w:pPr>
      <w:r w:rsidRPr="0067060C">
        <w:rPr>
          <w:rFonts w:ascii="Arial" w:hAnsi="Arial" w:cs="Arial"/>
        </w:rPr>
        <w:t>Resource List – for contact names and relevant websites to use for references</w:t>
      </w:r>
    </w:p>
    <w:p w:rsidR="00BF2934" w:rsidRPr="0067060C" w:rsidRDefault="00BF2934" w:rsidP="00493902">
      <w:pPr>
        <w:ind w:left="1080"/>
        <w:rPr>
          <w:rFonts w:ascii="Arial" w:hAnsi="Arial" w:cs="Arial"/>
        </w:rPr>
      </w:pPr>
    </w:p>
    <w:p w:rsidR="00401019" w:rsidRPr="0067060C" w:rsidRDefault="00401019" w:rsidP="00401019">
      <w:pPr>
        <w:pStyle w:val="Heading1"/>
        <w:rPr>
          <w:color w:val="3366FF"/>
        </w:rPr>
      </w:pPr>
      <w:bookmarkStart w:id="10" w:name="_Toc275722399"/>
      <w:r>
        <w:rPr>
          <w:color w:val="3366FF"/>
        </w:rPr>
        <w:t>3.0</w:t>
      </w:r>
      <w:r w:rsidRPr="0067060C">
        <w:rPr>
          <w:color w:val="3366FF"/>
        </w:rPr>
        <w:t xml:space="preserve">  </w:t>
      </w:r>
      <w:r>
        <w:rPr>
          <w:color w:val="3366FF"/>
        </w:rPr>
        <w:t>ETL into CBM database</w:t>
      </w:r>
      <w:bookmarkEnd w:id="10"/>
    </w:p>
    <w:p w:rsidR="00401019" w:rsidRDefault="00401019" w:rsidP="00401019">
      <w:pPr>
        <w:numPr>
          <w:ilvl w:val="0"/>
          <w:numId w:val="3"/>
        </w:numPr>
        <w:rPr>
          <w:rFonts w:ascii="Arial" w:hAnsi="Arial" w:cs="Arial"/>
        </w:rPr>
      </w:pPr>
      <w:r>
        <w:rPr>
          <w:rFonts w:ascii="Arial" w:hAnsi="Arial" w:cs="Arial"/>
        </w:rPr>
        <w:t>We have included a “populated” CBM database at:</w:t>
      </w:r>
    </w:p>
    <w:p w:rsidR="00401019" w:rsidRDefault="00B02FBD" w:rsidP="00401019">
      <w:pPr>
        <w:ind w:left="360"/>
        <w:rPr>
          <w:rFonts w:ascii="Arial" w:hAnsi="Arial" w:cs="Arial"/>
        </w:rPr>
      </w:pPr>
      <w:hyperlink r:id="rId13" w:history="1">
        <w:r w:rsidR="00C74C1D" w:rsidRPr="00FD56E5">
          <w:rPr>
            <w:rStyle w:val="Hyperlink"/>
            <w:rFonts w:ascii="Arial" w:hAnsi="Arial" w:cs="Arial"/>
          </w:rPr>
          <w:t>https://ncisvn.nci.nih.gov/svn/common_biorepository_model/trunk/database/CBM.sql</w:t>
        </w:r>
      </w:hyperlink>
    </w:p>
    <w:p w:rsidR="00A548A4" w:rsidRDefault="00A548A4" w:rsidP="00401019">
      <w:pPr>
        <w:numPr>
          <w:ilvl w:val="0"/>
          <w:numId w:val="3"/>
        </w:numPr>
        <w:rPr>
          <w:rFonts w:ascii="Arial" w:hAnsi="Arial" w:cs="Arial"/>
        </w:rPr>
      </w:pPr>
      <w:r>
        <w:rPr>
          <w:rFonts w:ascii="Arial" w:hAnsi="Arial" w:cs="Arial"/>
        </w:rPr>
        <w:t xml:space="preserve">This database is </w:t>
      </w:r>
      <w:r w:rsidR="00621716">
        <w:rPr>
          <w:rFonts w:ascii="Arial" w:hAnsi="Arial" w:cs="Arial"/>
        </w:rPr>
        <w:t xml:space="preserve">CBM schema, </w:t>
      </w:r>
      <w:r>
        <w:rPr>
          <w:rFonts w:ascii="Arial" w:hAnsi="Arial" w:cs="Arial"/>
        </w:rPr>
        <w:t>“populated” with the diagnosis list  of values</w:t>
      </w:r>
      <w:r w:rsidR="00621716">
        <w:rPr>
          <w:rFonts w:ascii="Arial" w:hAnsi="Arial" w:cs="Arial"/>
        </w:rPr>
        <w:t xml:space="preserve"> and the other terms required</w:t>
      </w:r>
      <w:r>
        <w:rPr>
          <w:rFonts w:ascii="Arial" w:hAnsi="Arial" w:cs="Arial"/>
        </w:rPr>
        <w:t xml:space="preserve"> for reference.</w:t>
      </w:r>
    </w:p>
    <w:p w:rsidR="00401019" w:rsidRPr="00401019" w:rsidRDefault="00401019" w:rsidP="00A548A4">
      <w:pPr>
        <w:numPr>
          <w:ilvl w:val="0"/>
          <w:numId w:val="3"/>
        </w:numPr>
        <w:rPr>
          <w:rFonts w:ascii="Arial" w:hAnsi="Arial" w:cs="Arial"/>
        </w:rPr>
      </w:pPr>
      <w:r>
        <w:rPr>
          <w:rFonts w:ascii="Arial" w:hAnsi="Arial" w:cs="Arial"/>
        </w:rPr>
        <w:t xml:space="preserve">This serves as a  CBM database </w:t>
      </w:r>
      <w:r w:rsidR="00621716">
        <w:rPr>
          <w:rFonts w:ascii="Arial" w:hAnsi="Arial" w:cs="Arial"/>
        </w:rPr>
        <w:t xml:space="preserve">schema </w:t>
      </w:r>
      <w:r>
        <w:rPr>
          <w:rFonts w:ascii="Arial" w:hAnsi="Arial" w:cs="Arial"/>
        </w:rPr>
        <w:t>that CBM-participants can map their data into via ETL (Kettle or other preferred ETL programs).</w:t>
      </w:r>
    </w:p>
    <w:p w:rsidR="00401019" w:rsidRPr="0067060C" w:rsidRDefault="00401019" w:rsidP="00401019">
      <w:pPr>
        <w:rPr>
          <w:rFonts w:ascii="Arial" w:hAnsi="Arial" w:cs="Arial"/>
        </w:rPr>
      </w:pPr>
    </w:p>
    <w:p w:rsidR="00112EA4" w:rsidRPr="0067060C" w:rsidRDefault="00B046B3" w:rsidP="00401019">
      <w:pPr>
        <w:pStyle w:val="Heading1"/>
        <w:rPr>
          <w:color w:val="3366FF"/>
        </w:rPr>
      </w:pPr>
      <w:bookmarkStart w:id="11" w:name="_Toc275722400"/>
      <w:r>
        <w:rPr>
          <w:color w:val="3366FF"/>
        </w:rPr>
        <w:t>4</w:t>
      </w:r>
      <w:r w:rsidR="00112EA4" w:rsidRPr="0067060C">
        <w:rPr>
          <w:color w:val="3366FF"/>
        </w:rPr>
        <w:t>.0  Instructions for Deploying CBM service at your test site/institute.</w:t>
      </w:r>
      <w:bookmarkEnd w:id="11"/>
      <w:r w:rsidR="00493902">
        <w:rPr>
          <w:color w:val="3366FF"/>
        </w:rPr>
        <w:t xml:space="preserve">  </w:t>
      </w:r>
    </w:p>
    <w:p w:rsidR="00E515A9" w:rsidRPr="0067060C" w:rsidRDefault="00B046B3" w:rsidP="00E515A9">
      <w:pPr>
        <w:pStyle w:val="Heading2"/>
      </w:pPr>
      <w:bookmarkStart w:id="12" w:name="_Toc275722401"/>
      <w:r>
        <w:t>4</w:t>
      </w:r>
      <w:r w:rsidR="00D927FA" w:rsidRPr="0067060C">
        <w:t xml:space="preserve">.1  </w:t>
      </w:r>
      <w:r w:rsidR="00E515A9" w:rsidRPr="0067060C">
        <w:t>Pre-requisites</w:t>
      </w:r>
      <w:bookmarkEnd w:id="12"/>
    </w:p>
    <w:p w:rsidR="00E515A9" w:rsidRPr="0067060C" w:rsidRDefault="00E515A9" w:rsidP="00E515A9">
      <w:pPr>
        <w:rPr>
          <w:rFonts w:ascii="Arial" w:hAnsi="Arial" w:cs="Arial"/>
        </w:rPr>
      </w:pP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JDK 1.5.0_14 or later (NOT JDK 6)</w:t>
      </w:r>
      <w:r w:rsidR="0032519E">
        <w:rPr>
          <w:rFonts w:ascii="Arial" w:hAnsi="Arial" w:cs="Arial"/>
        </w:rPr>
        <w:t xml:space="preserve">  (i.e. JDK 1.5.0u22 package</w:t>
      </w:r>
      <w:r w:rsidR="00EE1417">
        <w:rPr>
          <w:rFonts w:ascii="Arial" w:hAnsi="Arial" w:cs="Arial"/>
        </w:rPr>
        <w:t xml:space="preserve"> that installs JDK 1.5.0_22</w:t>
      </w:r>
      <w:r w:rsidR="0032519E">
        <w:rPr>
          <w:rFonts w:ascii="Arial" w:hAnsi="Arial" w:cs="Arial"/>
        </w:rPr>
        <w:t>)</w:t>
      </w:r>
    </w:p>
    <w:p w:rsidR="0032519E" w:rsidRPr="00736D69" w:rsidRDefault="00E515A9" w:rsidP="00736D69">
      <w:pPr>
        <w:pStyle w:val="ListParagraph"/>
        <w:numPr>
          <w:ilvl w:val="1"/>
          <w:numId w:val="9"/>
        </w:numPr>
        <w:rPr>
          <w:rFonts w:ascii="Arial" w:hAnsi="Arial" w:cs="Arial"/>
        </w:rPr>
      </w:pPr>
      <w:r w:rsidRPr="0067060C">
        <w:rPr>
          <w:rFonts w:ascii="Arial" w:hAnsi="Arial" w:cs="Arial"/>
        </w:rPr>
        <w:t>Set JAVA_HOME environment variable to point to your JDK directory.</w:t>
      </w: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Ant 1.7.0</w:t>
      </w:r>
      <w:r w:rsidR="0032519E">
        <w:rPr>
          <w:rFonts w:ascii="Arial" w:hAnsi="Arial" w:cs="Arial"/>
        </w:rPr>
        <w:t xml:space="preserve">  (</w:t>
      </w:r>
      <w:r w:rsidR="00736D69">
        <w:rPr>
          <w:rFonts w:ascii="Arial" w:hAnsi="Arial" w:cs="Arial"/>
        </w:rPr>
        <w:t xml:space="preserve">Note: </w:t>
      </w:r>
      <w:r w:rsidR="0032519E">
        <w:rPr>
          <w:rFonts w:ascii="Arial" w:hAnsi="Arial" w:cs="Arial"/>
        </w:rPr>
        <w:t>Make sure it is this version)</w:t>
      </w:r>
    </w:p>
    <w:p w:rsidR="00E515A9" w:rsidRDefault="00E515A9" w:rsidP="00E515A9">
      <w:pPr>
        <w:pStyle w:val="ListParagraph"/>
        <w:numPr>
          <w:ilvl w:val="1"/>
          <w:numId w:val="9"/>
        </w:numPr>
        <w:rPr>
          <w:rFonts w:ascii="Arial" w:hAnsi="Arial" w:cs="Arial"/>
        </w:rPr>
      </w:pPr>
      <w:r w:rsidRPr="0067060C">
        <w:rPr>
          <w:rFonts w:ascii="Arial" w:hAnsi="Arial" w:cs="Arial"/>
        </w:rPr>
        <w:t>Set ANT_HOME environment variable to point to your Ant directory.</w:t>
      </w:r>
    </w:p>
    <w:p w:rsidR="00DA4BD7" w:rsidRPr="0067060C" w:rsidRDefault="00DA4BD7" w:rsidP="00736D69">
      <w:pPr>
        <w:pStyle w:val="ListParagraph"/>
        <w:ind w:left="0"/>
        <w:rPr>
          <w:rFonts w:ascii="Arial" w:hAnsi="Arial" w:cs="Arial"/>
        </w:rPr>
      </w:pPr>
    </w:p>
    <w:p w:rsidR="00E515A9" w:rsidRPr="0067060C" w:rsidRDefault="00B046B3" w:rsidP="00E515A9">
      <w:pPr>
        <w:pStyle w:val="Heading2"/>
      </w:pPr>
      <w:bookmarkStart w:id="13" w:name="_Toc275722402"/>
      <w:r>
        <w:t>4</w:t>
      </w:r>
      <w:r w:rsidR="00D927FA" w:rsidRPr="0067060C">
        <w:t xml:space="preserve">.2  </w:t>
      </w:r>
      <w:r w:rsidR="00E515A9" w:rsidRPr="0067060C">
        <w:t>Unzip the CBM deployment package</w:t>
      </w:r>
      <w:bookmarkEnd w:id="13"/>
      <w:r w:rsidR="002B3951">
        <w:t xml:space="preserve"> </w:t>
      </w:r>
    </w:p>
    <w:p w:rsidR="00E515A9" w:rsidRPr="0067060C" w:rsidRDefault="00E515A9" w:rsidP="00E515A9">
      <w:pPr>
        <w:rPr>
          <w:rFonts w:ascii="Arial" w:hAnsi="Arial" w:cs="Arial"/>
        </w:rPr>
      </w:pPr>
    </w:p>
    <w:p w:rsidR="00397096" w:rsidRPr="00397096" w:rsidRDefault="00131041" w:rsidP="00397096">
      <w:pPr>
        <w:rPr>
          <w:rFonts w:ascii="Arial" w:hAnsi="Arial" w:cs="Arial"/>
          <w:b/>
          <w:color w:val="FF0000"/>
          <w:sz w:val="22"/>
        </w:rPr>
      </w:pPr>
      <w:r w:rsidRPr="00397096">
        <w:rPr>
          <w:rFonts w:ascii="Arial" w:hAnsi="Arial" w:cs="Arial"/>
          <w:sz w:val="22"/>
        </w:rPr>
        <w:t xml:space="preserve">Set GLOBUS_LOCATION environment variable to point to the CBM_DIR/ws-core-4.0.3 directory  </w:t>
      </w:r>
    </w:p>
    <w:p w:rsidR="00CE6AF3" w:rsidRDefault="00CE6AF3" w:rsidP="00131041">
      <w:pPr>
        <w:pStyle w:val="ListParagraph"/>
        <w:rPr>
          <w:rFonts w:ascii="Arial" w:hAnsi="Arial" w:cs="Arial"/>
        </w:rPr>
      </w:pPr>
    </w:p>
    <w:p w:rsidR="00A548A4" w:rsidRPr="0067060C" w:rsidRDefault="00A548A4" w:rsidP="00A548A4">
      <w:pPr>
        <w:pStyle w:val="ListParagraph"/>
        <w:ind w:left="360"/>
        <w:rPr>
          <w:rFonts w:ascii="Arial" w:hAnsi="Arial" w:cs="Arial"/>
        </w:rPr>
      </w:pPr>
      <w:r>
        <w:rPr>
          <w:rFonts w:ascii="Arial" w:hAnsi="Arial" w:cs="Arial"/>
        </w:rPr>
        <w:t>CBM_DIR is the directory where you unzipped the package.</w:t>
      </w:r>
    </w:p>
    <w:p w:rsidR="00E515A9" w:rsidRPr="0067060C" w:rsidRDefault="00E515A9" w:rsidP="002B3951">
      <w:pPr>
        <w:pStyle w:val="ListParagraph"/>
        <w:ind w:left="360"/>
        <w:rPr>
          <w:rFonts w:ascii="Arial" w:hAnsi="Arial" w:cs="Arial"/>
        </w:rPr>
      </w:pPr>
    </w:p>
    <w:p w:rsidR="00E515A9" w:rsidRPr="0067060C" w:rsidRDefault="00B046B3" w:rsidP="00E515A9">
      <w:pPr>
        <w:pStyle w:val="Heading2"/>
      </w:pPr>
      <w:bookmarkStart w:id="14" w:name="_Toc275722403"/>
      <w:r>
        <w:t>4</w:t>
      </w:r>
      <w:r w:rsidR="00D927FA" w:rsidRPr="0067060C">
        <w:t xml:space="preserve">.3   </w:t>
      </w:r>
      <w:r w:rsidR="00E515A9" w:rsidRPr="0067060C">
        <w:t>Set up MySQL database</w:t>
      </w:r>
      <w:bookmarkEnd w:id="14"/>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lastRenderedPageBreak/>
        <w:t xml:space="preserve">If you are using a platform other than Windows or Mac OS X, please refer to the following instructions to read all table names as lower case: </w:t>
      </w:r>
      <w:hyperlink r:id="rId14" w:history="1">
        <w:r w:rsidRPr="0067060C">
          <w:rPr>
            <w:rStyle w:val="Hyperlink"/>
            <w:rFonts w:ascii="Arial" w:hAnsi="Arial" w:cs="Arial"/>
          </w:rPr>
          <w:t>http://dev.mysql.com/doc/refman/5.0/en/identifier-case-sensitivity.html</w:t>
        </w:r>
      </w:hyperlink>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Verify you are using MySQL 5</w:t>
      </w:r>
    </w:p>
    <w:p w:rsidR="00E515A9"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w:t>
      </w:r>
      <w:r w:rsidR="003916FF">
        <w:rPr>
          <w:rFonts w:ascii="Arial" w:hAnsi="Arial" w:cs="Arial"/>
          <w:color w:val="000000"/>
        </w:rPr>
        <w:t>M</w:t>
      </w:r>
      <w:r w:rsidRPr="0067060C">
        <w:rPr>
          <w:rFonts w:ascii="Arial" w:hAnsi="Arial" w:cs="Arial"/>
          <w:color w:val="000000"/>
        </w:rPr>
        <w:t>y</w:t>
      </w:r>
      <w:r w:rsidR="003916FF">
        <w:rPr>
          <w:rFonts w:ascii="Arial" w:hAnsi="Arial" w:cs="Arial"/>
          <w:color w:val="000000"/>
        </w:rPr>
        <w:t xml:space="preserve">SQL </w:t>
      </w:r>
      <w:r w:rsidRPr="0067060C">
        <w:rPr>
          <w:rFonts w:ascii="Arial" w:hAnsi="Arial" w:cs="Arial"/>
          <w:color w:val="000000"/>
        </w:rPr>
        <w:t>database (use “cbm” if possible)</w:t>
      </w:r>
    </w:p>
    <w:p w:rsidR="00EC73FB" w:rsidRPr="00EC73FB" w:rsidRDefault="00EC73FB" w:rsidP="00EC73FB">
      <w:pPr>
        <w:pStyle w:val="ListParagraph"/>
        <w:numPr>
          <w:ilvl w:val="0"/>
          <w:numId w:val="6"/>
        </w:numPr>
        <w:rPr>
          <w:rFonts w:ascii="Arial" w:hAnsi="Arial" w:cs="Arial"/>
          <w:color w:val="000000"/>
        </w:rPr>
      </w:pPr>
      <w:r>
        <w:rPr>
          <w:rFonts w:ascii="Arial" w:hAnsi="Arial" w:cs="Arial"/>
          <w:color w:val="000000"/>
        </w:rPr>
        <w:t xml:space="preserve">The database must be configured to treat table names in a case insensitive way.  This is the default on Windows and oterh environments that have case-insensitive file names. On Linux, MAC-OS and other UNIX-like environments, insert the following line in the file /etc/my.cnf after the line the contains </w:t>
      </w:r>
      <w:r w:rsidR="00984E9A" w:rsidRPr="00984E9A">
        <w:rPr>
          <w:rFonts w:ascii="Courier New" w:hAnsi="Courier New" w:cs="Courier New"/>
          <w:color w:val="000000"/>
          <w:sz w:val="20"/>
          <w:szCs w:val="20"/>
        </w:rPr>
        <w:t>[mysqld]</w:t>
      </w:r>
      <w:r>
        <w:rPr>
          <w:rFonts w:ascii="Arial" w:hAnsi="Arial" w:cs="Arial"/>
          <w:color w:val="000000"/>
        </w:rPr>
        <w:t>:</w:t>
      </w:r>
      <w:r>
        <w:rPr>
          <w:rFonts w:ascii="Arial" w:hAnsi="Arial" w:cs="Arial"/>
          <w:color w:val="000000"/>
        </w:rPr>
        <w:br/>
      </w:r>
      <w:r w:rsidR="00984E9A" w:rsidRPr="00984E9A">
        <w:rPr>
          <w:rFonts w:ascii="Courier New" w:hAnsi="Courier New" w:cs="Courier New"/>
          <w:color w:val="000000"/>
          <w:sz w:val="20"/>
          <w:szCs w:val="20"/>
        </w:rPr>
        <w:t>lower_case_table_names=1</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user that has permissions to access the database: </w:t>
      </w:r>
      <w:hyperlink r:id="rId15" w:history="1">
        <w:r w:rsidRPr="0067060C">
          <w:rPr>
            <w:rStyle w:val="Hyperlink"/>
            <w:rFonts w:ascii="Arial" w:hAnsi="Arial" w:cs="Arial"/>
          </w:rPr>
          <w:t>http://dev.mysql.com/doc/refman/5.1/en/adding-users.html</w:t>
        </w:r>
      </w:hyperlink>
      <w:r w:rsidRPr="0067060C">
        <w:rPr>
          <w:rFonts w:ascii="Arial" w:hAnsi="Arial" w:cs="Arial"/>
          <w:color w:val="000000"/>
        </w:rPr>
        <w:t xml:space="preserve"> </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Load the test</w:t>
      </w:r>
      <w:r w:rsidR="00621716">
        <w:rPr>
          <w:rFonts w:ascii="Arial" w:hAnsi="Arial" w:cs="Arial"/>
          <w:color w:val="000000"/>
        </w:rPr>
        <w:t xml:space="preserve"> data</w:t>
      </w:r>
      <w:r w:rsidRPr="0067060C">
        <w:rPr>
          <w:rFonts w:ascii="Arial" w:hAnsi="Arial" w:cs="Arial"/>
          <w:color w:val="000000"/>
        </w:rPr>
        <w:t xml:space="preserve"> into the mysql database</w:t>
      </w:r>
    </w:p>
    <w:p w:rsidR="00E515A9" w:rsidRDefault="00E515A9" w:rsidP="00E515A9">
      <w:pPr>
        <w:pStyle w:val="ListParagraph"/>
        <w:numPr>
          <w:ilvl w:val="1"/>
          <w:numId w:val="6"/>
        </w:numPr>
        <w:rPr>
          <w:rFonts w:ascii="Arial" w:hAnsi="Arial" w:cs="Arial"/>
          <w:color w:val="000000"/>
        </w:rPr>
      </w:pPr>
      <w:r w:rsidRPr="0067060C">
        <w:rPr>
          <w:rFonts w:ascii="Arial" w:hAnsi="Arial" w:cs="Arial"/>
          <w:color w:val="000000"/>
        </w:rPr>
        <w:t>Example using mysql command prompt: source cbm_data1.sql</w:t>
      </w:r>
      <w:r w:rsidR="00621716">
        <w:rPr>
          <w:rFonts w:ascii="Arial" w:hAnsi="Arial" w:cs="Arial"/>
          <w:color w:val="000000"/>
        </w:rPr>
        <w:t xml:space="preserve"> </w:t>
      </w:r>
    </w:p>
    <w:p w:rsidR="00681FBE" w:rsidRPr="0067060C" w:rsidRDefault="00CB4645" w:rsidP="00CB4645">
      <w:pPr>
        <w:pStyle w:val="ListParagraph"/>
        <w:ind w:left="1080"/>
        <w:rPr>
          <w:rFonts w:ascii="Arial" w:hAnsi="Arial" w:cs="Arial"/>
          <w:color w:val="000000"/>
        </w:rPr>
      </w:pPr>
      <w:r>
        <w:rPr>
          <w:rFonts w:ascii="Arial" w:hAnsi="Arial" w:cs="Arial"/>
          <w:color w:val="000000"/>
        </w:rPr>
        <w:t xml:space="preserve">Note:  A simple database with limited data </w:t>
      </w:r>
      <w:r w:rsidR="00621716">
        <w:rPr>
          <w:rFonts w:ascii="Arial" w:hAnsi="Arial" w:cs="Arial"/>
          <w:color w:val="000000"/>
        </w:rPr>
        <w:t xml:space="preserve">will be  </w:t>
      </w:r>
      <w:r>
        <w:rPr>
          <w:rFonts w:ascii="Arial" w:hAnsi="Arial" w:cs="Arial"/>
          <w:color w:val="000000"/>
        </w:rPr>
        <w:t xml:space="preserve">included </w:t>
      </w:r>
      <w:r w:rsidR="007D3ACF">
        <w:rPr>
          <w:rFonts w:ascii="Arial" w:hAnsi="Arial" w:cs="Arial"/>
          <w:color w:val="000000"/>
        </w:rPr>
        <w:t xml:space="preserve">and will be included in the CBM site.  One can use CBM.SQL to create a cbmX.database and populate sample data using MYSQL </w:t>
      </w:r>
      <w:commentRangeStart w:id="15"/>
      <w:r w:rsidR="007D3ACF">
        <w:rPr>
          <w:rFonts w:ascii="Arial" w:hAnsi="Arial" w:cs="Arial"/>
          <w:color w:val="000000"/>
        </w:rPr>
        <w:t>program</w:t>
      </w:r>
      <w:r w:rsidR="003356E7">
        <w:rPr>
          <w:rFonts w:ascii="Arial" w:hAnsi="Arial" w:cs="Arial"/>
          <w:color w:val="000000"/>
        </w:rPr>
        <w:t>s</w:t>
      </w:r>
      <w:commentRangeEnd w:id="15"/>
      <w:r w:rsidR="008F4E99">
        <w:rPr>
          <w:rStyle w:val="CommentReference"/>
          <w:rFonts w:ascii="Book Antiqua" w:hAnsi="Book Antiqua"/>
        </w:rPr>
        <w:commentReference w:id="15"/>
      </w:r>
      <w:r w:rsidR="003356E7">
        <w:rPr>
          <w:rFonts w:ascii="Arial" w:hAnsi="Arial" w:cs="Arial"/>
          <w:color w:val="000000"/>
        </w:rPr>
        <w:t>.</w:t>
      </w:r>
    </w:p>
    <w:p w:rsidR="00E515A9" w:rsidRPr="0067060C" w:rsidRDefault="00B046B3" w:rsidP="00E515A9">
      <w:pPr>
        <w:pStyle w:val="Heading2"/>
      </w:pPr>
      <w:bookmarkStart w:id="16" w:name="_Toc275722404"/>
      <w:r>
        <w:t>4</w:t>
      </w:r>
      <w:r w:rsidR="00D927FA" w:rsidRPr="0067060C">
        <w:t xml:space="preserve">.4   </w:t>
      </w:r>
      <w:r w:rsidR="00E515A9" w:rsidRPr="0067060C">
        <w:t>Set up your JBoss Container</w:t>
      </w:r>
      <w:bookmarkEnd w:id="16"/>
    </w:p>
    <w:p w:rsidR="00E515A9" w:rsidRPr="0067060C" w:rsidRDefault="00E515A9" w:rsidP="00E515A9">
      <w:pPr>
        <w:rPr>
          <w:rFonts w:ascii="Arial" w:hAnsi="Arial" w:cs="Arial"/>
          <w:color w:val="000000"/>
          <w:sz w:val="22"/>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Copy the container/jboss-4.0.5.GA directory to a directory of your choice.</w:t>
      </w:r>
    </w:p>
    <w:p w:rsidR="00691072" w:rsidRPr="0067060C" w:rsidRDefault="00691072" w:rsidP="00691072">
      <w:pPr>
        <w:pStyle w:val="ListParagraph"/>
        <w:rPr>
          <w:rFonts w:ascii="Arial" w:hAnsi="Arial" w:cs="Arial"/>
          <w:color w:val="000000"/>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Set your JBOSS_HOME environment variable to point to the jboss-4.0.5.GA directory</w:t>
      </w:r>
    </w:p>
    <w:p w:rsidR="00F36C5F" w:rsidRPr="00736D69" w:rsidRDefault="00F36C5F" w:rsidP="002F5A1F">
      <w:pPr>
        <w:pStyle w:val="ListParagraph"/>
        <w:rPr>
          <w:rFonts w:ascii="Arial" w:hAnsi="Arial" w:cs="Arial"/>
          <w:color w:val="000000"/>
        </w:rPr>
        <w:pPrChange w:id="17" w:author="powersb" w:date="2011-03-23T13:26:00Z">
          <w:pPr>
            <w:pStyle w:val="ListParagraph"/>
            <w:numPr>
              <w:numId w:val="7"/>
            </w:numPr>
            <w:ind w:hanging="360"/>
          </w:pPr>
        </w:pPrChange>
      </w:pPr>
    </w:p>
    <w:p w:rsidR="00E515A9" w:rsidRPr="0067060C" w:rsidRDefault="00E515A9" w:rsidP="00E515A9">
      <w:pPr>
        <w:pStyle w:val="ListParagraph"/>
        <w:numPr>
          <w:ilvl w:val="0"/>
          <w:numId w:val="7"/>
        </w:numPr>
        <w:rPr>
          <w:rFonts w:ascii="Arial" w:hAnsi="Arial" w:cs="Arial"/>
          <w:color w:val="000000"/>
        </w:rPr>
      </w:pPr>
      <w:r w:rsidRPr="0067060C">
        <w:rPr>
          <w:rFonts w:ascii="Arial" w:hAnsi="Arial" w:cs="Arial"/>
          <w:color w:val="000000"/>
        </w:rPr>
        <w:t>Edit the JBOSS_HOME/server/default/deploy/jbossweb-tomcat55.sar/server.xml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Connector port to the value for your server</w:t>
      </w:r>
    </w:p>
    <w:p w:rsidR="00E515A9" w:rsidRDefault="00136873" w:rsidP="00E515A9">
      <w:pPr>
        <w:pStyle w:val="ListParagraph"/>
        <w:numPr>
          <w:ilvl w:val="1"/>
          <w:numId w:val="7"/>
        </w:numPr>
        <w:rPr>
          <w:rFonts w:ascii="Arial" w:hAnsi="Arial" w:cs="Arial"/>
          <w:color w:val="000000"/>
        </w:rPr>
      </w:pPr>
      <w:r>
        <w:rPr>
          <w:rFonts w:ascii="Arial" w:hAnsi="Arial" w:cs="Arial"/>
          <w:color w:val="000000"/>
        </w:rPr>
        <w:t xml:space="preserve">Default is </w:t>
      </w:r>
      <w:r w:rsidR="00E515A9" w:rsidRPr="0067060C">
        <w:rPr>
          <w:rFonts w:ascii="Arial" w:hAnsi="Arial" w:cs="Arial"/>
          <w:color w:val="000000"/>
        </w:rPr>
        <w:t>&lt;Connector port="8080"</w:t>
      </w:r>
    </w:p>
    <w:p w:rsidR="00E515A9" w:rsidRPr="0067060C" w:rsidRDefault="00E515A9" w:rsidP="00736D69">
      <w:pPr>
        <w:pStyle w:val="ListParagraph"/>
        <w:rPr>
          <w:rFonts w:ascii="Arial" w:hAnsi="Arial" w:cs="Arial"/>
          <w:color w:val="000000"/>
        </w:rPr>
      </w:pPr>
      <w:r w:rsidRPr="0067060C">
        <w:rPr>
          <w:rFonts w:ascii="Arial" w:hAnsi="Arial" w:cs="Arial"/>
          <w:color w:val="000000"/>
        </w:rPr>
        <w:t>Edit JBOSS_HOME/server/default/deploy/wsrf.war/WEB-INF/web.xml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default port parameter to the value for your server</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&lt;init-param&gt;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&lt;param-name&gt;defaultPort&lt;/param-name&gt;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&lt;param-value&gt;8080&lt;/param-value&gt;</w:t>
      </w:r>
    </w:p>
    <w:p w:rsidR="00E515A9" w:rsidRDefault="00E515A9" w:rsidP="00E515A9">
      <w:pPr>
        <w:pStyle w:val="ListParagraph"/>
        <w:numPr>
          <w:ilvl w:val="1"/>
          <w:numId w:val="7"/>
        </w:numPr>
        <w:rPr>
          <w:ins w:id="18" w:author="powersb" w:date="2011-03-23T13:26:00Z"/>
          <w:rFonts w:ascii="Arial" w:hAnsi="Arial" w:cs="Arial"/>
          <w:color w:val="000000"/>
        </w:rPr>
      </w:pPr>
      <w:r w:rsidRPr="0067060C">
        <w:rPr>
          <w:rFonts w:ascii="Arial" w:hAnsi="Arial" w:cs="Arial"/>
          <w:color w:val="000000"/>
        </w:rPr>
        <w:t>&lt;/init-param&gt;</w:t>
      </w:r>
    </w:p>
    <w:p w:rsidR="002F5A1F" w:rsidRPr="00A02246" w:rsidRDefault="001434F6" w:rsidP="002F5A1F">
      <w:pPr>
        <w:pStyle w:val="ListParagraph"/>
        <w:numPr>
          <w:ilvl w:val="0"/>
          <w:numId w:val="7"/>
        </w:numPr>
        <w:rPr>
          <w:rFonts w:ascii="Arial" w:hAnsi="Arial" w:cs="Arial"/>
          <w:color w:val="000000"/>
        </w:rPr>
        <w:pPrChange w:id="19" w:author="powersb" w:date="2011-03-23T13:26:00Z">
          <w:pPr>
            <w:pStyle w:val="ListParagraph"/>
            <w:numPr>
              <w:ilvl w:val="1"/>
              <w:numId w:val="7"/>
            </w:numPr>
            <w:ind w:left="1440" w:hanging="360"/>
          </w:pPr>
        </w:pPrChange>
      </w:pPr>
      <w:ins w:id="20" w:author="powersb" w:date="2011-03-23T14:01:00Z">
        <w:r>
          <w:rPr>
            <w:rFonts w:ascii="Arial" w:hAnsi="Arial" w:cs="Arial"/>
            <w:color w:val="000000"/>
          </w:rPr>
          <w:t xml:space="preserve">Check the </w:t>
        </w:r>
        <w:commentRangeStart w:id="21"/>
        <w:r>
          <w:rPr>
            <w:rFonts w:ascii="Arial" w:hAnsi="Arial" w:cs="Arial"/>
            <w:color w:val="000000"/>
          </w:rPr>
          <w:t>JBOSS</w:t>
        </w:r>
        <w:commentRangeEnd w:id="21"/>
        <w:r>
          <w:rPr>
            <w:rStyle w:val="CommentReference"/>
            <w:rFonts w:ascii="Book Antiqua" w:hAnsi="Book Antiqua"/>
          </w:rPr>
          <w:commentReference w:id="21"/>
        </w:r>
        <w:r>
          <w:rPr>
            <w:rFonts w:ascii="Arial" w:hAnsi="Arial" w:cs="Arial"/>
            <w:color w:val="000000"/>
          </w:rPr>
          <w:t>_HOME/server/default/lib directory</w:t>
        </w:r>
        <w:r>
          <w:rPr>
            <w:rFonts w:ascii="Arial" w:hAnsi="Arial" w:cs="Arial"/>
            <w:color w:val="000000"/>
          </w:rPr>
          <w:t xml:space="preserve"> </w:t>
        </w:r>
        <w:r>
          <w:rPr>
            <w:rFonts w:ascii="Arial" w:hAnsi="Arial" w:cs="Arial"/>
            <w:color w:val="000000"/>
          </w:rPr>
          <w:t xml:space="preserve">for a copy of the appropriate JDBC driver jar for your database.  </w:t>
        </w:r>
      </w:ins>
      <w:ins w:id="22" w:author="powersb" w:date="2011-03-23T14:02:00Z">
        <w:r>
          <w:rPr>
            <w:rFonts w:ascii="Arial" w:hAnsi="Arial" w:cs="Arial"/>
            <w:color w:val="000000"/>
          </w:rPr>
          <w:t>Copy your JDBC jar there if it is missing.</w:t>
        </w:r>
      </w:ins>
      <w:ins w:id="23" w:author="powersb" w:date="2011-03-23T14:01:00Z">
        <w:r>
          <w:rPr>
            <w:rFonts w:ascii="Arial" w:hAnsi="Arial" w:cs="Arial"/>
            <w:color w:val="000000"/>
          </w:rPr>
          <w:t xml:space="preserve"> </w:t>
        </w:r>
      </w:ins>
    </w:p>
    <w:p w:rsidR="00E515A9" w:rsidRPr="0067060C" w:rsidRDefault="00B046B3" w:rsidP="00E515A9">
      <w:pPr>
        <w:pStyle w:val="Heading2"/>
      </w:pPr>
      <w:bookmarkStart w:id="24" w:name="_Toc275722405"/>
      <w:r>
        <w:t>4</w:t>
      </w:r>
      <w:r w:rsidR="00D927FA" w:rsidRPr="0067060C">
        <w:t xml:space="preserve">.5   </w:t>
      </w:r>
      <w:r w:rsidR="00E515A9" w:rsidRPr="0067060C">
        <w:t>Deploy Grid service</w:t>
      </w:r>
      <w:bookmarkEnd w:id="24"/>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 folder (Grid service)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cbm/lib/</w:t>
      </w:r>
      <w:r w:rsidR="001E31E3">
        <w:rPr>
          <w:rFonts w:ascii="Arial" w:hAnsi="Arial" w:cs="Arial"/>
          <w:b/>
          <w:color w:val="000000"/>
        </w:rPr>
        <w:t>cbm</w:t>
      </w:r>
      <w:r w:rsidRPr="0067060C">
        <w:rPr>
          <w:rFonts w:ascii="Arial" w:hAnsi="Arial" w:cs="Arial"/>
          <w:b/>
          <w:color w:val="000000"/>
        </w:rPr>
        <w:t>-orm.jar</w:t>
      </w:r>
      <w:r w:rsidRPr="0067060C">
        <w:rPr>
          <w:rFonts w:ascii="Arial" w:hAnsi="Arial" w:cs="Arial"/>
          <w:color w:val="000000"/>
        </w:rPr>
        <w:t xml:space="preserv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lastRenderedPageBreak/>
        <w:t>Update the jar</w:t>
      </w:r>
    </w:p>
    <w:p w:rsidR="00491830" w:rsidRPr="005759CA" w:rsidRDefault="00E515A9" w:rsidP="005759CA">
      <w:pPr>
        <w:pStyle w:val="ListParagraph"/>
        <w:numPr>
          <w:ilvl w:val="1"/>
          <w:numId w:val="5"/>
        </w:numPr>
        <w:rPr>
          <w:rFonts w:ascii="Arial" w:hAnsi="Arial" w:cs="Arial"/>
          <w:color w:val="000000"/>
        </w:rPr>
      </w:pPr>
      <w:r w:rsidRPr="0067060C">
        <w:rPr>
          <w:rFonts w:ascii="Arial" w:hAnsi="Arial" w:cs="Arial"/>
          <w:color w:val="000000"/>
        </w:rPr>
        <w:t>Extract the jar</w:t>
      </w:r>
      <w:r w:rsidR="003356E7">
        <w:rPr>
          <w:rFonts w:ascii="Arial" w:hAnsi="Arial" w:cs="Arial"/>
          <w:color w:val="000000"/>
        </w:rPr>
        <w:t xml:space="preserve">  (for extraction and creating jar files</w:t>
      </w:r>
      <w:r w:rsidR="005759CA">
        <w:rPr>
          <w:rFonts w:ascii="Arial" w:hAnsi="Arial" w:cs="Arial"/>
          <w:color w:val="000000"/>
        </w:rPr>
        <w:t>, the \Java\jdk1.5.0.5.0_22\bin\jar program may be used)</w:t>
      </w:r>
    </w:p>
    <w:p w:rsidR="00892750" w:rsidRPr="00892750"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Update the following properties in the file </w:t>
      </w:r>
      <w:r w:rsidRPr="0067060C">
        <w:rPr>
          <w:rFonts w:ascii="Arial" w:hAnsi="Arial" w:cs="Arial"/>
          <w:b/>
          <w:color w:val="000000"/>
        </w:rPr>
        <w:t>hibernate.cfg.xml</w:t>
      </w:r>
      <w:r w:rsidR="00892750">
        <w:rPr>
          <w:rFonts w:ascii="Arial" w:hAnsi="Arial" w:cs="Arial"/>
          <w:b/>
          <w:color w:val="000000"/>
        </w:rPr>
        <w:t>:</w:t>
      </w:r>
    </w:p>
    <w:p w:rsidR="00E515A9" w:rsidRPr="0067060C" w:rsidRDefault="00A80B59" w:rsidP="00892750">
      <w:pPr>
        <w:pStyle w:val="ListParagraph"/>
        <w:numPr>
          <w:ilvl w:val="2"/>
          <w:numId w:val="5"/>
        </w:numPr>
        <w:rPr>
          <w:rFonts w:ascii="Arial" w:hAnsi="Arial" w:cs="Arial"/>
          <w:color w:val="000000"/>
        </w:rPr>
      </w:pPr>
      <w:r>
        <w:rPr>
          <w:rFonts w:ascii="Arial" w:hAnsi="Arial" w:cs="Arial"/>
          <w:b/>
          <w:color w:val="000000"/>
        </w:rPr>
        <w:t xml:space="preserve"> </w:t>
      </w:r>
      <w:r w:rsidR="00892750" w:rsidRPr="00892750">
        <w:rPr>
          <w:rFonts w:ascii="Arial" w:hAnsi="Arial" w:cs="Arial"/>
          <w:color w:val="000000"/>
        </w:rPr>
        <w:t>Update</w:t>
      </w:r>
      <w:r w:rsidR="00892750">
        <w:rPr>
          <w:rFonts w:ascii="Arial" w:hAnsi="Arial" w:cs="Arial"/>
          <w:color w:val="000000"/>
        </w:rPr>
        <w:t xml:space="preserve"> the database connection information:</w:t>
      </w:r>
      <w:r>
        <w:rPr>
          <w:rFonts w:ascii="Arial" w:hAnsi="Arial" w:cs="Arial"/>
          <w:color w:val="000000"/>
        </w:rPr>
        <w:t xml:space="preserve"> (in the test </w:t>
      </w:r>
      <w:commentRangeStart w:id="25"/>
      <w:r>
        <w:rPr>
          <w:rFonts w:ascii="Arial" w:hAnsi="Arial" w:cs="Arial"/>
          <w:color w:val="000000"/>
        </w:rPr>
        <w:t>package</w:t>
      </w:r>
      <w:commentRangeEnd w:id="25"/>
      <w:r w:rsidR="005B7998">
        <w:rPr>
          <w:rStyle w:val="CommentReference"/>
          <w:rFonts w:ascii="Book Antiqua" w:hAnsi="Book Antiqua"/>
        </w:rPr>
        <w:commentReference w:id="25"/>
      </w:r>
      <w:r>
        <w:rPr>
          <w:rFonts w:ascii="Arial" w:hAnsi="Arial" w:cs="Arial"/>
          <w:color w:val="000000"/>
        </w:rPr>
        <w:t>, “cbm3”)</w:t>
      </w:r>
    </w:p>
    <w:p w:rsidR="00E515A9" w:rsidRPr="003E32EC" w:rsidRDefault="007924DF" w:rsidP="007924DF">
      <w:pPr>
        <w:rPr>
          <w:rFonts w:ascii="Courier New" w:hAnsi="Courier New" w:cs="Courier New"/>
          <w:color w:val="000000"/>
          <w:sz w:val="20"/>
          <w:rPrChange w:id="26" w:author="powersb" w:date="2011-03-23T14:17:00Z">
            <w:rPr>
              <w:rFonts w:ascii="Courier" w:hAnsi="Courier" w:cs="Arial"/>
              <w:color w:val="000000"/>
              <w:sz w:val="20"/>
            </w:rPr>
          </w:rPrChange>
        </w:rPr>
      </w:pPr>
      <w:r w:rsidRPr="003E32EC">
        <w:rPr>
          <w:rFonts w:ascii="Courier New" w:hAnsi="Courier New" w:cs="Courier New"/>
          <w:color w:val="000000"/>
          <w:sz w:val="20"/>
          <w:rPrChange w:id="27" w:author="powersb" w:date="2011-03-23T14:17:00Z">
            <w:rPr>
              <w:rFonts w:ascii="Courier" w:hAnsi="Courier" w:cs="Arial"/>
              <w:color w:val="000000"/>
              <w:sz w:val="20"/>
            </w:rPr>
          </w:rPrChange>
        </w:rPr>
        <w:t xml:space="preserve">&lt;property </w:t>
      </w:r>
      <w:r w:rsidR="00E515A9" w:rsidRPr="003E32EC">
        <w:rPr>
          <w:rFonts w:ascii="Courier New" w:hAnsi="Courier New" w:cs="Courier New"/>
          <w:color w:val="000000"/>
          <w:sz w:val="20"/>
          <w:rPrChange w:id="28" w:author="powersb" w:date="2011-03-23T14:17:00Z">
            <w:rPr>
              <w:rFonts w:ascii="Courier" w:hAnsi="Courier" w:cs="Arial"/>
              <w:color w:val="000000"/>
              <w:sz w:val="20"/>
            </w:rPr>
          </w:rPrChange>
        </w:rPr>
        <w:t>name="connection.url"&gt;</w:t>
      </w:r>
      <w:r w:rsidRPr="003E32EC">
        <w:rPr>
          <w:rFonts w:ascii="Courier New" w:hAnsi="Courier New" w:cs="Courier New"/>
          <w:color w:val="000000"/>
          <w:sz w:val="20"/>
          <w:rPrChange w:id="29" w:author="powersb" w:date="2011-03-23T14:17:00Z">
            <w:rPr>
              <w:rFonts w:ascii="Courier" w:hAnsi="Courier" w:cs="Arial"/>
              <w:color w:val="000000"/>
              <w:sz w:val="20"/>
            </w:rPr>
          </w:rPrChange>
        </w:rPr>
        <w:t xml:space="preserve"> </w:t>
      </w:r>
      <w:r w:rsidR="00E515A9" w:rsidRPr="003E32EC">
        <w:rPr>
          <w:rFonts w:ascii="Courier New" w:hAnsi="Courier New" w:cs="Courier New"/>
          <w:color w:val="000000"/>
          <w:sz w:val="20"/>
          <w:rPrChange w:id="30" w:author="powersb" w:date="2011-03-23T14:17:00Z">
            <w:rPr>
              <w:rFonts w:ascii="Courier" w:hAnsi="Courier" w:cs="Arial"/>
              <w:color w:val="000000"/>
              <w:sz w:val="20"/>
            </w:rPr>
          </w:rPrChange>
        </w:rPr>
        <w:t>jdbc:mysql://localhost/</w:t>
      </w:r>
      <w:r w:rsidR="00E515A9" w:rsidRPr="003E32EC">
        <w:rPr>
          <w:rFonts w:ascii="Courier New" w:hAnsi="Courier New" w:cs="Courier New"/>
          <w:color w:val="000000"/>
          <w:sz w:val="20"/>
          <w:highlight w:val="yellow"/>
          <w:rPrChange w:id="31" w:author="powersb" w:date="2011-03-23T14:17:00Z">
            <w:rPr>
              <w:rFonts w:ascii="Courier" w:hAnsi="Courier" w:cs="Arial"/>
              <w:color w:val="000000"/>
              <w:sz w:val="20"/>
              <w:highlight w:val="yellow"/>
            </w:rPr>
          </w:rPrChange>
        </w:rPr>
        <w:t>cbm</w:t>
      </w:r>
      <w:r w:rsidR="00A80B59" w:rsidRPr="003E32EC">
        <w:rPr>
          <w:rFonts w:ascii="Courier New" w:hAnsi="Courier New" w:cs="Courier New"/>
          <w:color w:val="000000"/>
          <w:sz w:val="20"/>
          <w:highlight w:val="yellow"/>
          <w:rPrChange w:id="32" w:author="powersb" w:date="2011-03-23T14:17:00Z">
            <w:rPr>
              <w:rFonts w:ascii="Courier" w:hAnsi="Courier" w:cs="Arial"/>
              <w:color w:val="000000"/>
              <w:sz w:val="20"/>
              <w:highlight w:val="yellow"/>
            </w:rPr>
          </w:rPrChange>
        </w:rPr>
        <w:t>3</w:t>
      </w:r>
      <w:r w:rsidR="00E515A9" w:rsidRPr="003E32EC">
        <w:rPr>
          <w:rFonts w:ascii="Courier New" w:hAnsi="Courier New" w:cs="Courier New"/>
          <w:color w:val="000000"/>
          <w:sz w:val="20"/>
          <w:rPrChange w:id="33" w:author="powersb" w:date="2011-03-23T14:17:00Z">
            <w:rPr>
              <w:rFonts w:ascii="Courier" w:hAnsi="Courier" w:cs="Arial"/>
              <w:color w:val="000000"/>
              <w:sz w:val="20"/>
            </w:rPr>
          </w:rPrChange>
        </w:rPr>
        <w:t>&lt;/property&gt;</w:t>
      </w:r>
    </w:p>
    <w:p w:rsidR="00E515A9" w:rsidRPr="003E32EC" w:rsidRDefault="00E515A9" w:rsidP="007924DF">
      <w:pPr>
        <w:rPr>
          <w:rFonts w:ascii="Courier New" w:hAnsi="Courier New" w:cs="Courier New"/>
          <w:color w:val="000000"/>
          <w:sz w:val="20"/>
          <w:rPrChange w:id="34" w:author="powersb" w:date="2011-03-23T14:17:00Z">
            <w:rPr>
              <w:rFonts w:ascii="Courier" w:hAnsi="Courier" w:cs="Arial"/>
              <w:color w:val="000000"/>
              <w:sz w:val="20"/>
            </w:rPr>
          </w:rPrChange>
        </w:rPr>
      </w:pPr>
      <w:r w:rsidRPr="003E32EC">
        <w:rPr>
          <w:rFonts w:ascii="Courier New" w:hAnsi="Courier New" w:cs="Courier New"/>
          <w:color w:val="000000"/>
          <w:sz w:val="20"/>
          <w:rPrChange w:id="35" w:author="powersb" w:date="2011-03-23T14:17:00Z">
            <w:rPr>
              <w:rFonts w:ascii="Courier" w:hAnsi="Courier" w:cs="Arial"/>
              <w:color w:val="000000"/>
              <w:sz w:val="20"/>
            </w:rPr>
          </w:rPrChange>
        </w:rPr>
        <w:t>&lt;property name="connection.username"&gt;user&lt;/property&gt;</w:t>
      </w:r>
    </w:p>
    <w:p w:rsidR="00E515A9" w:rsidRPr="003E32EC" w:rsidRDefault="00E515A9" w:rsidP="007924DF">
      <w:pPr>
        <w:rPr>
          <w:rFonts w:ascii="Courier New" w:hAnsi="Courier New" w:cs="Courier New"/>
          <w:color w:val="000000"/>
          <w:sz w:val="20"/>
          <w:rPrChange w:id="36" w:author="powersb" w:date="2011-03-23T14:17:00Z">
            <w:rPr>
              <w:rFonts w:ascii="Courier" w:hAnsi="Courier" w:cs="Arial"/>
              <w:color w:val="000000"/>
              <w:sz w:val="20"/>
            </w:rPr>
          </w:rPrChange>
        </w:rPr>
      </w:pPr>
      <w:r w:rsidRPr="003E32EC">
        <w:rPr>
          <w:rFonts w:ascii="Courier New" w:hAnsi="Courier New" w:cs="Courier New"/>
          <w:color w:val="000000"/>
          <w:sz w:val="20"/>
          <w:rPrChange w:id="37" w:author="powersb" w:date="2011-03-23T14:17:00Z">
            <w:rPr>
              <w:rFonts w:ascii="Courier" w:hAnsi="Courier" w:cs="Arial"/>
              <w:color w:val="000000"/>
              <w:sz w:val="20"/>
            </w:rPr>
          </w:rPrChange>
        </w:rPr>
        <w:t>&lt;property name="connection.password"&gt;password&lt;/property&gt;</w:t>
      </w:r>
    </w:p>
    <w:p w:rsidR="00491830" w:rsidRPr="0067060C" w:rsidRDefault="00491830" w:rsidP="00B12CB5">
      <w:pPr>
        <w:pStyle w:val="ListParagraph"/>
        <w:ind w:left="0"/>
        <w:rPr>
          <w:rFonts w:ascii="Arial" w:hAnsi="Arial" w:cs="Arial"/>
          <w:color w:val="000000"/>
        </w:rPr>
      </w:pPr>
    </w:p>
    <w:p w:rsidR="00892750" w:rsidRDefault="00892750" w:rsidP="00892750">
      <w:pPr>
        <w:pStyle w:val="ListParagraph"/>
        <w:numPr>
          <w:ilvl w:val="2"/>
          <w:numId w:val="5"/>
        </w:numPr>
        <w:rPr>
          <w:rFonts w:ascii="Arial" w:hAnsi="Arial" w:cs="Arial"/>
          <w:color w:val="000000"/>
        </w:rPr>
      </w:pPr>
      <w:r>
        <w:rPr>
          <w:rFonts w:ascii="Arial" w:hAnsi="Arial" w:cs="Arial"/>
          <w:color w:val="000000"/>
        </w:rPr>
        <w:t>Update the connection.driver_class property to list the driver name of the database server being used.</w:t>
      </w:r>
    </w:p>
    <w:p w:rsidR="007924DF" w:rsidRDefault="007924DF" w:rsidP="007924DF">
      <w:pPr>
        <w:pStyle w:val="ListParagraph"/>
        <w:ind w:left="0"/>
        <w:rPr>
          <w:ins w:id="38" w:author="powersb" w:date="2011-03-23T14:15:00Z"/>
          <w:rFonts w:ascii="Courier" w:hAnsi="Courier" w:cs="Arial"/>
          <w:color w:val="000000"/>
          <w:sz w:val="20"/>
          <w:szCs w:val="20"/>
        </w:rPr>
      </w:pPr>
    </w:p>
    <w:p w:rsidR="007924DF" w:rsidRDefault="00892750" w:rsidP="007924DF">
      <w:pPr>
        <w:pStyle w:val="ListParagraph"/>
        <w:ind w:left="0"/>
        <w:rPr>
          <w:ins w:id="39" w:author="powersb" w:date="2011-03-23T14:15:00Z"/>
          <w:rFonts w:ascii="Courier" w:hAnsi="Courier" w:cs="Arial"/>
          <w:color w:val="000000"/>
          <w:sz w:val="20"/>
          <w:szCs w:val="20"/>
        </w:rPr>
      </w:pPr>
      <w:r w:rsidRPr="003E32EC">
        <w:rPr>
          <w:rFonts w:ascii="Courier New" w:hAnsi="Courier New" w:cs="Courier New"/>
          <w:color w:val="000000"/>
          <w:sz w:val="20"/>
          <w:szCs w:val="20"/>
          <w:rPrChange w:id="40" w:author="powersb" w:date="2011-03-23T14:17:00Z">
            <w:rPr>
              <w:rFonts w:ascii="Courier" w:hAnsi="Courier" w:cs="Arial"/>
              <w:color w:val="000000"/>
              <w:sz w:val="20"/>
              <w:szCs w:val="20"/>
            </w:rPr>
          </w:rPrChange>
        </w:rPr>
        <w:t>&lt;propertyname="connection.driver_class"&gt;com.mysql.jdbc.Driver&lt;/property</w:t>
      </w:r>
      <w:r w:rsidRPr="00892750">
        <w:rPr>
          <w:rFonts w:ascii="Courier" w:hAnsi="Courier" w:cs="Arial"/>
          <w:color w:val="000000"/>
          <w:sz w:val="20"/>
          <w:szCs w:val="20"/>
        </w:rPr>
        <w:t xml:space="preserve">&gt; </w:t>
      </w:r>
    </w:p>
    <w:p w:rsidR="00892750" w:rsidRPr="00892750" w:rsidRDefault="00892750" w:rsidP="007924DF">
      <w:pPr>
        <w:pStyle w:val="ListParagraph"/>
        <w:ind w:left="0"/>
        <w:rPr>
          <w:rFonts w:ascii="Courier" w:hAnsi="Courier" w:cs="Arial"/>
          <w:color w:val="000000"/>
          <w:sz w:val="20"/>
          <w:szCs w:val="20"/>
        </w:rPr>
      </w:pPr>
      <w:r w:rsidRPr="00892750">
        <w:rPr>
          <w:rFonts w:ascii="Courier" w:hAnsi="Courier" w:cs="Arial"/>
          <w:color w:val="000000"/>
          <w:sz w:val="20"/>
          <w:szCs w:val="20"/>
        </w:rPr>
        <w:t xml:space="preserve"> </w:t>
      </w:r>
    </w:p>
    <w:p w:rsidR="00892750" w:rsidRDefault="00892750" w:rsidP="00892750">
      <w:pPr>
        <w:pStyle w:val="ListParagraph"/>
        <w:numPr>
          <w:ilvl w:val="2"/>
          <w:numId w:val="5"/>
        </w:numPr>
        <w:rPr>
          <w:rFonts w:ascii="Arial" w:hAnsi="Arial" w:cs="Arial"/>
          <w:color w:val="000000"/>
        </w:rPr>
      </w:pPr>
      <w:r>
        <w:rPr>
          <w:rFonts w:ascii="Arial" w:hAnsi="Arial" w:cs="Arial"/>
          <w:color w:val="000000"/>
        </w:rPr>
        <w:t>Update the Hibernate dialect property to align with the database server being used.</w:t>
      </w:r>
    </w:p>
    <w:p w:rsidR="007924DF" w:rsidRDefault="007924DF" w:rsidP="007924DF">
      <w:pPr>
        <w:pStyle w:val="ListParagraph"/>
        <w:ind w:left="0"/>
        <w:rPr>
          <w:ins w:id="41" w:author="powersb" w:date="2011-03-23T14:15:00Z"/>
          <w:rFonts w:ascii="Courier" w:hAnsi="Courier" w:cs="Arial"/>
          <w:color w:val="000000"/>
          <w:sz w:val="20"/>
          <w:szCs w:val="20"/>
        </w:rPr>
        <w:pPrChange w:id="42" w:author="powersb" w:date="2011-03-23T14:15:00Z">
          <w:pPr>
            <w:pStyle w:val="ListParagraph"/>
            <w:ind w:left="2160"/>
          </w:pPr>
        </w:pPrChange>
      </w:pPr>
    </w:p>
    <w:p w:rsidR="00892750" w:rsidRPr="003E32EC" w:rsidRDefault="00892750" w:rsidP="007924DF">
      <w:pPr>
        <w:pStyle w:val="ListParagraph"/>
        <w:ind w:left="0"/>
        <w:rPr>
          <w:ins w:id="43" w:author="powersb" w:date="2011-03-23T14:15:00Z"/>
          <w:rFonts w:ascii="Courier New" w:hAnsi="Courier New" w:cs="Courier New"/>
          <w:color w:val="000000"/>
          <w:sz w:val="20"/>
          <w:szCs w:val="20"/>
          <w:rPrChange w:id="44" w:author="powersb" w:date="2011-03-23T14:17:00Z">
            <w:rPr>
              <w:ins w:id="45" w:author="powersb" w:date="2011-03-23T14:15:00Z"/>
              <w:rFonts w:ascii="Courier" w:hAnsi="Courier" w:cs="Arial"/>
              <w:color w:val="000000"/>
              <w:sz w:val="20"/>
              <w:szCs w:val="20"/>
            </w:rPr>
          </w:rPrChange>
        </w:rPr>
        <w:pPrChange w:id="46" w:author="powersb" w:date="2011-03-23T14:15:00Z">
          <w:pPr>
            <w:pStyle w:val="ListParagraph"/>
            <w:ind w:left="2160"/>
          </w:pPr>
        </w:pPrChange>
      </w:pPr>
      <w:r w:rsidRPr="003E32EC">
        <w:rPr>
          <w:rFonts w:ascii="Courier New" w:hAnsi="Courier New" w:cs="Courier New"/>
          <w:color w:val="000000"/>
          <w:sz w:val="20"/>
          <w:szCs w:val="20"/>
          <w:rPrChange w:id="47" w:author="powersb" w:date="2011-03-23T14:17:00Z">
            <w:rPr>
              <w:rFonts w:ascii="Courier" w:hAnsi="Courier" w:cs="Arial"/>
              <w:color w:val="000000"/>
              <w:sz w:val="20"/>
              <w:szCs w:val="20"/>
            </w:rPr>
          </w:rPrChange>
        </w:rPr>
        <w:t>&lt;property name="dialect"&gt;org.hibernate.dialect.MySQLDialect&lt;/property&gt;</w:t>
      </w:r>
    </w:p>
    <w:p w:rsidR="007924DF" w:rsidRPr="00892750" w:rsidRDefault="007924DF" w:rsidP="007924DF">
      <w:pPr>
        <w:pStyle w:val="ListParagraph"/>
        <w:ind w:left="0"/>
        <w:rPr>
          <w:rFonts w:ascii="Courier" w:hAnsi="Courier" w:cs="Arial"/>
          <w:color w:val="000000"/>
          <w:sz w:val="20"/>
          <w:szCs w:val="20"/>
        </w:rPr>
        <w:pPrChange w:id="48" w:author="powersb" w:date="2011-03-23T14:15:00Z">
          <w:pPr>
            <w:pStyle w:val="ListParagraph"/>
            <w:ind w:left="2160"/>
          </w:pPr>
        </w:pPrChange>
      </w:pP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Re-create/update the jar with the new file</w:t>
      </w:r>
    </w:p>
    <w:p w:rsidR="00A95BD8" w:rsidRDefault="00A95BD8" w:rsidP="00340610">
      <w:pPr>
        <w:pStyle w:val="ListParagraph"/>
        <w:ind w:left="1080"/>
        <w:rPr>
          <w:rFonts w:ascii="Arial" w:hAnsi="Arial" w:cs="Arial"/>
        </w:rPr>
      </w:pPr>
      <w:r w:rsidRPr="00EE6EDC">
        <w:rPr>
          <w:rFonts w:ascii="Arial" w:hAnsi="Arial" w:cs="Arial"/>
          <w:b/>
          <w:color w:val="000000"/>
        </w:rPr>
        <w:t>Notes:</w:t>
      </w:r>
      <w:r w:rsidRPr="00EE6EDC">
        <w:rPr>
          <w:rFonts w:ascii="Arial" w:hAnsi="Arial" w:cs="Arial"/>
          <w:color w:val="000000"/>
        </w:rPr>
        <w:t xml:space="preserve"> </w:t>
      </w:r>
      <w:r w:rsidRPr="00A548A4">
        <w:rPr>
          <w:rFonts w:ascii="Arial" w:hAnsi="Arial" w:cs="Arial"/>
        </w:rPr>
        <w:t>This current CBM service does</w:t>
      </w:r>
      <w:r w:rsidR="00340610">
        <w:rPr>
          <w:rFonts w:ascii="Arial" w:hAnsi="Arial" w:cs="Arial"/>
        </w:rPr>
        <w:t xml:space="preserve"> not authenticate users.  Users</w:t>
      </w:r>
      <w:r w:rsidRPr="00A548A4">
        <w:rPr>
          <w:rFonts w:ascii="Arial" w:hAnsi="Arial" w:cs="Arial"/>
        </w:rPr>
        <w:t> will not  be prompt</w:t>
      </w:r>
      <w:r w:rsidR="00340610">
        <w:rPr>
          <w:rFonts w:ascii="Arial" w:hAnsi="Arial" w:cs="Arial"/>
        </w:rPr>
        <w:t>ed for  username/password.  The</w:t>
      </w:r>
      <w:r w:rsidRPr="00A548A4">
        <w:rPr>
          <w:rFonts w:ascii="Arial" w:hAnsi="Arial" w:cs="Arial"/>
        </w:rPr>
        <w:t> username/password referenced above is for the CBM  dat</w:t>
      </w:r>
      <w:r w:rsidR="00340610">
        <w:rPr>
          <w:rFonts w:ascii="Arial" w:hAnsi="Arial" w:cs="Arial"/>
        </w:rPr>
        <w:t xml:space="preserve">abase.   That information will </w:t>
      </w:r>
      <w:r w:rsidRPr="00A548A4">
        <w:rPr>
          <w:rFonts w:ascii="Arial" w:hAnsi="Arial" w:cs="Arial"/>
        </w:rPr>
        <w:t>be used by the service to connect to t</w:t>
      </w:r>
      <w:r w:rsidR="00340610">
        <w:rPr>
          <w:rFonts w:ascii="Arial" w:hAnsi="Arial" w:cs="Arial"/>
        </w:rPr>
        <w:t xml:space="preserve">he   database when queries are </w:t>
      </w:r>
      <w:r w:rsidR="00397096">
        <w:rPr>
          <w:rFonts w:ascii="Arial" w:hAnsi="Arial" w:cs="Arial"/>
        </w:rPr>
        <w:t xml:space="preserve">submitted to it.  Localhost is </w:t>
      </w:r>
      <w:r w:rsidR="00340610">
        <w:rPr>
          <w:rFonts w:ascii="Arial" w:hAnsi="Arial" w:cs="Arial"/>
        </w:rPr>
        <w:t xml:space="preserve">used with the assumption that the CBM grid service is running </w:t>
      </w:r>
      <w:r w:rsidRPr="00A548A4">
        <w:rPr>
          <w:rFonts w:ascii="Arial" w:hAnsi="Arial" w:cs="Arial"/>
        </w:rPr>
        <w:t xml:space="preserve">on the same </w:t>
      </w:r>
      <w:r w:rsidR="00340610">
        <w:rPr>
          <w:rFonts w:ascii="Arial" w:hAnsi="Arial" w:cs="Arial"/>
        </w:rPr>
        <w:t>machine as the CBM  database.  </w:t>
      </w:r>
      <w:r w:rsidRPr="00A548A4">
        <w:rPr>
          <w:rFonts w:ascii="Arial" w:hAnsi="Arial" w:cs="Arial"/>
        </w:rPr>
        <w:t>If the servic</w:t>
      </w:r>
      <w:r w:rsidR="00397096">
        <w:rPr>
          <w:rFonts w:ascii="Arial" w:hAnsi="Arial" w:cs="Arial"/>
        </w:rPr>
        <w:t xml:space="preserve">e </w:t>
      </w:r>
      <w:r w:rsidRPr="00A548A4">
        <w:rPr>
          <w:rFonts w:ascii="Arial" w:hAnsi="Arial" w:cs="Arial"/>
        </w:rPr>
        <w:t>and database a</w:t>
      </w:r>
      <w:r w:rsidR="00340610">
        <w:rPr>
          <w:rFonts w:ascii="Arial" w:hAnsi="Arial" w:cs="Arial"/>
        </w:rPr>
        <w:t xml:space="preserve">re running on separate servers, the hostname of </w:t>
      </w:r>
      <w:r w:rsidRPr="00A548A4">
        <w:rPr>
          <w:rFonts w:ascii="Arial" w:hAnsi="Arial" w:cs="Arial"/>
        </w:rPr>
        <w:t>the dat</w:t>
      </w:r>
      <w:r w:rsidR="00340610">
        <w:rPr>
          <w:rFonts w:ascii="Arial" w:hAnsi="Arial" w:cs="Arial"/>
        </w:rPr>
        <w:t xml:space="preserve">abase server will need to be </w:t>
      </w:r>
      <w:r w:rsidRPr="00A548A4">
        <w:rPr>
          <w:rFonts w:ascii="Arial" w:hAnsi="Arial" w:cs="Arial"/>
        </w:rPr>
        <w:t>used.</w:t>
      </w:r>
    </w:p>
    <w:p w:rsidR="00340610" w:rsidRDefault="00340610" w:rsidP="00340610">
      <w:pPr>
        <w:pStyle w:val="ListParagraph"/>
        <w:ind w:left="1080"/>
        <w:rPr>
          <w:ins w:id="49" w:author="powersb" w:date="2011-03-23T14:04:00Z"/>
          <w:rFonts w:ascii="Arial" w:hAnsi="Arial" w:cs="Arial"/>
          <w:color w:val="000000"/>
        </w:rPr>
      </w:pPr>
      <w:r>
        <w:rPr>
          <w:rFonts w:ascii="Arial" w:hAnsi="Arial" w:cs="Arial"/>
          <w:color w:val="000000"/>
        </w:rPr>
        <w:t>(i.e.  in the cbm-orm directory, run the command: …/jdk1.5.0_22\bin\jar –cvf cbm-orm.jar *)</w:t>
      </w:r>
    </w:p>
    <w:p w:rsidR="0029632D" w:rsidRPr="00340610" w:rsidRDefault="0029632D" w:rsidP="00340610">
      <w:pPr>
        <w:pStyle w:val="ListParagraph"/>
        <w:ind w:left="1080"/>
        <w:rPr>
          <w:rFonts w:ascii="Arial" w:hAnsi="Arial" w:cs="Arial"/>
          <w:color w:val="000000"/>
        </w:rPr>
      </w:pP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updated jar to the cbm/lib directory</w:t>
      </w:r>
    </w:p>
    <w:p w:rsidR="001960FD" w:rsidRDefault="00EE6EDC" w:rsidP="001960FD">
      <w:pPr>
        <w:pStyle w:val="ListParagraph"/>
        <w:numPr>
          <w:ilvl w:val="0"/>
          <w:numId w:val="5"/>
        </w:numPr>
        <w:rPr>
          <w:rFonts w:ascii="Arial" w:hAnsi="Arial" w:cs="Arial"/>
          <w:color w:val="000000"/>
        </w:rPr>
      </w:pPr>
      <w:r>
        <w:rPr>
          <w:rFonts w:ascii="Arial" w:hAnsi="Arial" w:cs="Arial"/>
          <w:color w:val="000000"/>
        </w:rPr>
        <w:t>For Grid-</w:t>
      </w:r>
      <w:r w:rsidR="001960FD">
        <w:rPr>
          <w:rFonts w:ascii="Arial" w:hAnsi="Arial" w:cs="Arial"/>
          <w:color w:val="000000"/>
        </w:rPr>
        <w:t xml:space="preserve">Node Testing, </w:t>
      </w:r>
      <w:r w:rsidR="001960FD" w:rsidRPr="001960FD">
        <w:rPr>
          <w:rFonts w:ascii="Arial" w:hAnsi="Arial" w:cs="Arial"/>
          <w:color w:val="000000"/>
        </w:rPr>
        <w:t>Setup the “Institution Name, etc” as it will be known on the Grid Service.</w:t>
      </w:r>
    </w:p>
    <w:p w:rsidR="001960FD" w:rsidRDefault="001960FD" w:rsidP="001960FD">
      <w:pPr>
        <w:pStyle w:val="ListParagraph"/>
        <w:numPr>
          <w:ilvl w:val="1"/>
          <w:numId w:val="5"/>
        </w:numPr>
        <w:rPr>
          <w:rFonts w:ascii="Arial" w:hAnsi="Arial" w:cs="Arial"/>
          <w:color w:val="000000"/>
        </w:rPr>
      </w:pPr>
      <w:r>
        <w:rPr>
          <w:rFonts w:ascii="Arial" w:hAnsi="Arial" w:cs="Arial"/>
          <w:color w:val="000000"/>
        </w:rPr>
        <w:t>Edit</w:t>
      </w:r>
      <w:r w:rsidRPr="001960FD">
        <w:rPr>
          <w:rFonts w:ascii="Arial" w:hAnsi="Arial" w:cs="Arial"/>
          <w:color w:val="000000"/>
        </w:rPr>
        <w:t xml:space="preserve"> </w:t>
      </w:r>
      <w:r>
        <w:rPr>
          <w:rFonts w:ascii="Arial" w:hAnsi="Arial" w:cs="Arial"/>
          <w:color w:val="000000"/>
        </w:rPr>
        <w:t>cbm/etc/</w:t>
      </w:r>
      <w:r w:rsidRPr="001960FD">
        <w:t xml:space="preserve"> </w:t>
      </w:r>
      <w:r w:rsidRPr="001960FD">
        <w:rPr>
          <w:rFonts w:ascii="Arial" w:hAnsi="Arial" w:cs="Arial"/>
          <w:color w:val="000000"/>
        </w:rPr>
        <w:t>serviceMetadata.xml</w:t>
      </w:r>
    </w:p>
    <w:p w:rsidR="007D192D" w:rsidRPr="007D192D" w:rsidRDefault="007D192D" w:rsidP="007D192D">
      <w:pPr>
        <w:pStyle w:val="ListParagraph"/>
        <w:numPr>
          <w:ilvl w:val="1"/>
          <w:numId w:val="5"/>
        </w:numPr>
        <w:rPr>
          <w:rFonts w:ascii="Arial" w:hAnsi="Arial" w:cs="Arial"/>
          <w:color w:val="000000"/>
        </w:rPr>
      </w:pPr>
      <w:r>
        <w:rPr>
          <w:rFonts w:ascii="Arial" w:hAnsi="Arial" w:cs="Arial"/>
          <w:color w:val="000000"/>
        </w:rPr>
        <w:t>Change the PointOfContactCollection, should also be changed/populated.</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&lt;ns2:pointOfContactCollection&gt;</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 xml:space="preserve">  &lt;ns3:PointOfContact affiliation="CBM TestSite”email="cbm_testsite_poc@yyy.com" firstName="TesterFirstName" lastName="TesterLastName" phoneNumber="" role="Developer" xmlns:ns3="gme://caGrid.caBIG/1.0/gov.nih.nci.cagrid.metadata.common"/&gt;</w:t>
      </w:r>
    </w:p>
    <w:p w:rsidR="007D192D" w:rsidRPr="005759CA" w:rsidRDefault="007D192D" w:rsidP="007D192D">
      <w:pPr>
        <w:rPr>
          <w:rFonts w:ascii="Courier New" w:hAnsi="Courier New" w:cs="Courier New"/>
          <w:sz w:val="20"/>
        </w:rPr>
      </w:pPr>
      <w:r>
        <w:rPr>
          <w:rFonts w:ascii="Courier New" w:hAnsi="Courier New" w:cs="Courier New"/>
          <w:sz w:val="20"/>
        </w:rPr>
        <w:t xml:space="preserve">         </w:t>
      </w:r>
      <w:r w:rsidRPr="005759CA">
        <w:rPr>
          <w:rFonts w:ascii="Courier New" w:hAnsi="Courier New" w:cs="Courier New"/>
          <w:sz w:val="20"/>
        </w:rPr>
        <w:t>&lt;/ns2:pointOfContactCollection&gt;</w:t>
      </w:r>
    </w:p>
    <w:p w:rsidR="007D192D" w:rsidRDefault="007D192D" w:rsidP="007D192D">
      <w:pPr>
        <w:pStyle w:val="ListParagraph"/>
        <w:ind w:left="1440"/>
        <w:rPr>
          <w:rFonts w:ascii="Arial" w:hAnsi="Arial" w:cs="Arial"/>
          <w:color w:val="000000"/>
        </w:rPr>
      </w:pPr>
    </w:p>
    <w:p w:rsidR="001960FD" w:rsidRPr="005759CA" w:rsidRDefault="001960FD" w:rsidP="001960FD">
      <w:pPr>
        <w:pStyle w:val="ListParagraph"/>
        <w:numPr>
          <w:ilvl w:val="1"/>
          <w:numId w:val="5"/>
        </w:numPr>
        <w:rPr>
          <w:rFonts w:ascii="Arial" w:hAnsi="Arial" w:cs="Arial"/>
          <w:color w:val="000000"/>
        </w:rPr>
      </w:pPr>
      <w:r w:rsidRPr="005759CA">
        <w:rPr>
          <w:rFonts w:ascii="Arial" w:hAnsi="Arial" w:cs="Arial"/>
          <w:color w:val="000000"/>
        </w:rPr>
        <w:lastRenderedPageBreak/>
        <w:t xml:space="preserve">Change the associated </w:t>
      </w:r>
      <w:r w:rsidRPr="005759CA">
        <w:rPr>
          <w:rFonts w:ascii="Arial" w:hAnsi="Arial" w:cs="Arial"/>
          <w:sz w:val="20"/>
        </w:rPr>
        <w:t xml:space="preserve">hostingResearchCenter to </w:t>
      </w:r>
      <w:r w:rsidR="004D15DB" w:rsidRPr="005759CA">
        <w:rPr>
          <w:rFonts w:ascii="Arial" w:hAnsi="Arial" w:cs="Arial"/>
          <w:sz w:val="20"/>
        </w:rPr>
        <w:t xml:space="preserve">correspond with data associated with your institute: </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&lt;ns1:hostingResearchCenter&gt;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 displayName="</w:t>
      </w:r>
      <w:r>
        <w:rPr>
          <w:rFonts w:ascii="Courier New" w:hAnsi="Courier New" w:cs="Courier New"/>
          <w:sz w:val="16"/>
          <w:szCs w:val="16"/>
        </w:rPr>
        <w:t>CBM Test</w:t>
      </w:r>
      <w:r w:rsidRPr="007D3ACF">
        <w:rPr>
          <w:rFonts w:ascii="Courier New" w:hAnsi="Courier New" w:cs="Courier New"/>
          <w:sz w:val="16"/>
          <w:szCs w:val="16"/>
        </w:rPr>
        <w:t xml:space="preserve"> University" shortName="</w:t>
      </w:r>
      <w:r w:rsidR="004D15DB">
        <w:rPr>
          <w:rFonts w:ascii="Courier New" w:hAnsi="Courier New" w:cs="Courier New"/>
          <w:sz w:val="16"/>
          <w:szCs w:val="16"/>
        </w:rPr>
        <w:t>TestUniv</w:t>
      </w:r>
      <w:r w:rsidRPr="007D3ACF">
        <w:rPr>
          <w:rFonts w:ascii="Courier New" w:hAnsi="Courier New" w:cs="Courier New"/>
          <w:sz w:val="16"/>
          <w:szCs w:val="16"/>
        </w:rPr>
        <w:t>" xmlns:ns10="gme://caGrid.caBIG/1.0/gov.nih.nci.cagrid.metadata.common"&gt;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&lt;ns10:Address country="US" locality="Columbus" postalCode="</w:t>
      </w:r>
      <w:r w:rsidR="004D15DB">
        <w:rPr>
          <w:rFonts w:ascii="Courier New" w:hAnsi="Courier New" w:cs="Courier New"/>
          <w:sz w:val="16"/>
          <w:szCs w:val="16"/>
        </w:rPr>
        <w:t>44333</w:t>
      </w:r>
      <w:r w:rsidRPr="007D3ACF">
        <w:rPr>
          <w:rFonts w:ascii="Courier New" w:hAnsi="Courier New" w:cs="Courier New"/>
          <w:sz w:val="16"/>
          <w:szCs w:val="16"/>
        </w:rPr>
        <w:t>" stateProvince="OH" street1="460 W 12th Ave" street2=""/&gt;</w:t>
      </w:r>
    </w:p>
    <w:p w:rsid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&lt;ns10:ResearchCenterDescription description="" homepageURL="" imageURL="" rssNewsURL=""/&gt;</w:t>
      </w:r>
    </w:p>
    <w:p w:rsidR="005759CA" w:rsidRDefault="005759CA" w:rsidP="001960FD">
      <w:pPr>
        <w:pStyle w:val="ListParagraph"/>
        <w:ind w:left="1080"/>
        <w:rPr>
          <w:rFonts w:ascii="Courier New" w:hAnsi="Courier New" w:cs="Courier New"/>
          <w:sz w:val="16"/>
          <w:szCs w:val="16"/>
        </w:rPr>
      </w:pPr>
    </w:p>
    <w:p w:rsidR="001960FD" w:rsidRPr="00EE6EDC" w:rsidRDefault="001960FD" w:rsidP="001960FD">
      <w:pPr>
        <w:pStyle w:val="ListParagraph"/>
        <w:ind w:left="1080"/>
        <w:rPr>
          <w:rFonts w:ascii="Arial" w:hAnsi="Arial" w:cs="Arial"/>
          <w:sz w:val="20"/>
        </w:rPr>
      </w:pPr>
      <w:r w:rsidRPr="00EE6EDC">
        <w:rPr>
          <w:rFonts w:ascii="Arial" w:hAnsi="Arial" w:cs="Arial"/>
          <w:sz w:val="20"/>
        </w:rPr>
        <w:t>This “shortName”</w:t>
      </w:r>
      <w:r w:rsidR="00EE6EDC">
        <w:rPr>
          <w:rFonts w:ascii="Arial" w:hAnsi="Arial" w:cs="Arial"/>
          <w:sz w:val="20"/>
        </w:rPr>
        <w:t xml:space="preserve"> will be displayed</w:t>
      </w:r>
      <w:r w:rsidRPr="00EE6EDC">
        <w:rPr>
          <w:rFonts w:ascii="Arial" w:hAnsi="Arial" w:cs="Arial"/>
          <w:sz w:val="20"/>
        </w:rPr>
        <w:t xml:space="preserve"> on the Training Grid Portal (see section 4.1).</w:t>
      </w:r>
    </w:p>
    <w:p w:rsidR="00491830" w:rsidRPr="0067060C" w:rsidRDefault="00491830" w:rsidP="00491830">
      <w:pPr>
        <w:pStyle w:val="ListParagraph"/>
        <w:ind w:left="1080"/>
        <w:rPr>
          <w:rFonts w:ascii="Arial" w:hAnsi="Arial" w:cs="Arial"/>
          <w:color w:val="000000"/>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Update the index service registration URL</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Edit cbm/deploy.properties file</w:t>
      </w: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Change the following line to the URL of your index service</w:t>
      </w:r>
      <w:r w:rsidR="004D15DB">
        <w:rPr>
          <w:rFonts w:ascii="Arial" w:hAnsi="Arial" w:cs="Arial"/>
          <w:color w:val="000000"/>
        </w:rPr>
        <w:t>, depending on whether you are indexing to the caGrid Training Grid or the caGrid Production Grid.</w:t>
      </w:r>
      <w:r w:rsidRPr="0067060C">
        <w:rPr>
          <w:rFonts w:ascii="Arial" w:hAnsi="Arial" w:cs="Arial"/>
          <w:color w:val="000000"/>
        </w:rPr>
        <w:t xml:space="preserve"> (NOTE: do not change the “\” characters): index.service.url=http\://index.training.cagrid.org\:8080/wsrf/services/DefaultIndexService</w:t>
      </w:r>
    </w:p>
    <w:p w:rsidR="004D15DB" w:rsidRDefault="004D15DB" w:rsidP="00E515A9">
      <w:pPr>
        <w:pStyle w:val="ListParagraph"/>
        <w:numPr>
          <w:ilvl w:val="1"/>
          <w:numId w:val="5"/>
        </w:numPr>
        <w:rPr>
          <w:rFonts w:ascii="Arial" w:hAnsi="Arial" w:cs="Arial"/>
          <w:color w:val="000000"/>
        </w:rPr>
      </w:pPr>
      <w:r>
        <w:rPr>
          <w:rFonts w:ascii="Arial" w:hAnsi="Arial" w:cs="Arial"/>
          <w:color w:val="000000"/>
        </w:rPr>
        <w:t>Note: Since we are still testing CBM1.0Beta, it is okay to keep the association to the Training Grid</w:t>
      </w:r>
    </w:p>
    <w:p w:rsidR="00540144" w:rsidRDefault="00540144" w:rsidP="00540144">
      <w:pPr>
        <w:pStyle w:val="ListParagraph"/>
        <w:ind w:left="1440"/>
        <w:rPr>
          <w:rFonts w:ascii="Arial" w:hAnsi="Arial" w:cs="Arial"/>
          <w:color w:val="000000"/>
        </w:rPr>
      </w:pPr>
    </w:p>
    <w:p w:rsidR="00540144" w:rsidRDefault="00540144" w:rsidP="00A95BD8">
      <w:pPr>
        <w:pStyle w:val="ListParagraph"/>
        <w:ind w:left="1080"/>
        <w:rPr>
          <w:rFonts w:ascii="Arial" w:hAnsi="Arial" w:cs="Arial"/>
          <w:color w:val="000000"/>
        </w:rPr>
      </w:pPr>
    </w:p>
    <w:p w:rsidR="00A95BD8" w:rsidRPr="00EE6EDC" w:rsidRDefault="00A95BD8" w:rsidP="00A95BD8">
      <w:pPr>
        <w:pStyle w:val="ListParagraph"/>
        <w:ind w:left="1080"/>
        <w:rPr>
          <w:rFonts w:ascii="Arial" w:hAnsi="Arial" w:cs="Arial"/>
          <w:color w:val="000000"/>
        </w:rPr>
      </w:pPr>
      <w:r w:rsidRPr="00EE6EDC">
        <w:rPr>
          <w:rFonts w:ascii="Arial" w:hAnsi="Arial" w:cs="Arial"/>
          <w:b/>
          <w:color w:val="000000"/>
        </w:rPr>
        <w:t>Notes:</w:t>
      </w:r>
      <w:r w:rsidRPr="00EE6EDC">
        <w:rPr>
          <w:rFonts w:ascii="Arial" w:hAnsi="Arial" w:cs="Arial"/>
          <w:color w:val="000000"/>
        </w:rPr>
        <w:t xml:space="preserve"> </w:t>
      </w:r>
      <w:r w:rsidRPr="007B0182">
        <w:rPr>
          <w:rFonts w:ascii="Arial" w:hAnsi="Arial" w:cs="Arial"/>
        </w:rPr>
        <w:t xml:space="preserve">The    index.service.url refers to the central naming service for the  grid.   For the training grid, everyone uses  index.training.cagrid.org.   The  production grid uses a  different url.  When a service  starts up, it  connects to  the index service to register itself.   Others can query the  index service to get a list of available  services.  The  portal ( </w:t>
      </w:r>
      <w:hyperlink r:id="rId17" w:tooltip="http://portal.training.cagrid.org" w:history="1">
        <w:r w:rsidRPr="007B0182">
          <w:rPr>
            <w:rStyle w:val="Hyperlink"/>
            <w:rFonts w:ascii="Arial" w:hAnsi="Arial" w:cs="Arial"/>
            <w:color w:val="auto"/>
          </w:rPr>
          <w:t>http://portal.training.cagrid.org</w:t>
        </w:r>
      </w:hyperlink>
      <w:r w:rsidRPr="007B0182">
        <w:rPr>
          <w:rFonts w:ascii="Arial" w:hAnsi="Arial" w:cs="Arial"/>
        </w:rPr>
        <w:t>)    is a web-app that interfaces with the index service to display  active   services.</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Note: the caBIG Production Grid Index service URL is: </w:t>
      </w:r>
      <w:hyperlink r:id="rId18" w:history="1">
        <w:r w:rsidRPr="0067060C">
          <w:rPr>
            <w:rStyle w:val="Hyperlink"/>
            <w:rFonts w:ascii="Arial" w:hAnsi="Arial" w:cs="Arial"/>
          </w:rPr>
          <w:t>http://cagrid-index.nci.nih.gov:8080/wsrf/services/DefaultIndexService</w:t>
        </w:r>
      </w:hyperlink>
      <w:r w:rsidRPr="0067060C">
        <w:rPr>
          <w:rFonts w:ascii="Arial" w:hAnsi="Arial" w:cs="Arial"/>
          <w:color w:val="000000"/>
        </w:rPr>
        <w:t xml:space="preserve"> </w:t>
      </w: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Deploy the service to your JBoss container</w:t>
      </w:r>
      <w:r w:rsidR="00EE1417">
        <w:rPr>
          <w:rFonts w:ascii="Arial" w:hAnsi="Arial" w:cs="Arial"/>
          <w:color w:val="000000"/>
        </w:rPr>
        <w:t xml:space="preserve"> (from the CBM_DIR directory  (…/cbm))</w:t>
      </w:r>
      <w:r w:rsidRPr="0067060C">
        <w:rPr>
          <w:rFonts w:ascii="Arial" w:hAnsi="Arial" w:cs="Arial"/>
          <w:color w:val="000000"/>
        </w:rPr>
        <w:t>: ant deployJBoss</w:t>
      </w:r>
    </w:p>
    <w:p w:rsidR="00235BBA" w:rsidRDefault="00235BBA" w:rsidP="00E515A9">
      <w:pPr>
        <w:pStyle w:val="ListParagraph"/>
        <w:numPr>
          <w:ilvl w:val="0"/>
          <w:numId w:val="5"/>
        </w:numPr>
        <w:rPr>
          <w:rFonts w:ascii="Arial" w:hAnsi="Arial" w:cs="Arial"/>
          <w:color w:val="000000"/>
        </w:rPr>
      </w:pPr>
      <w:r>
        <w:rPr>
          <w:rFonts w:ascii="Arial" w:hAnsi="Arial" w:cs="Arial"/>
          <w:color w:val="000000"/>
        </w:rPr>
        <w:t>(NOTE: ant undeployJBoss; ant deployJBoss –logfile XXX.txt to record output)</w:t>
      </w:r>
    </w:p>
    <w:p w:rsidR="00235BBA" w:rsidRPr="005759CA" w:rsidRDefault="00FC0A08" w:rsidP="005759CA">
      <w:pPr>
        <w:pStyle w:val="ListParagraph"/>
        <w:numPr>
          <w:ilvl w:val="0"/>
          <w:numId w:val="5"/>
        </w:numPr>
        <w:rPr>
          <w:rFonts w:ascii="Arial" w:hAnsi="Arial" w:cs="Arial"/>
          <w:color w:val="000000"/>
        </w:rPr>
      </w:pPr>
      <w:r>
        <w:rPr>
          <w:rFonts w:ascii="Arial" w:hAnsi="Arial" w:cs="Arial"/>
          <w:color w:val="000000"/>
        </w:rPr>
        <w:t>Note: you have to be in the ../cbm/directory (where build.xml is hosted)</w:t>
      </w:r>
    </w:p>
    <w:p w:rsidR="00E515A9" w:rsidRPr="007B0182" w:rsidRDefault="00A95BD8" w:rsidP="00E515A9">
      <w:pPr>
        <w:rPr>
          <w:rFonts w:ascii="Arial" w:hAnsi="Arial" w:cs="Arial"/>
          <w:sz w:val="22"/>
        </w:rPr>
      </w:pPr>
      <w:r w:rsidRPr="007B0182">
        <w:rPr>
          <w:rFonts w:ascii="Arial" w:hAnsi="Arial" w:cs="Arial"/>
          <w:sz w:val="22"/>
          <w:szCs w:val="22"/>
        </w:rPr>
        <w:t>When a vendor/CBM participant  deploys  the service at their site,  the service will register  with index  service.  Once the service has  registered,  it’ll appear on the  Training Grid Portal (</w:t>
      </w:r>
      <w:hyperlink r:id="rId19" w:tooltip="http://portal.training.cagrid.org" w:history="1">
        <w:r w:rsidRPr="007B0182">
          <w:rPr>
            <w:rStyle w:val="Hyperlink"/>
            <w:rFonts w:ascii="Arial" w:hAnsi="Arial" w:cs="Arial"/>
            <w:color w:val="auto"/>
            <w:sz w:val="22"/>
            <w:szCs w:val="22"/>
          </w:rPr>
          <w:t>http://portal.training.cagrid.org</w:t>
        </w:r>
      </w:hyperlink>
      <w:r w:rsidRPr="007B0182">
        <w:rPr>
          <w:rFonts w:ascii="Arial" w:hAnsi="Arial" w:cs="Arial"/>
          <w:sz w:val="22"/>
          <w:szCs w:val="22"/>
        </w:rPr>
        <w:t>).     Other users will be able to submit queries via the  portal or use  the  published service url’s to connect their own  clients.  A  service does not  need to register with the  index to be used.  If  the caller already knows  the  hostname or ip address, they can call the  service  directly.</w:t>
      </w:r>
    </w:p>
    <w:p w:rsidR="00E515A9" w:rsidRPr="0067060C" w:rsidRDefault="00B046B3" w:rsidP="00E515A9">
      <w:pPr>
        <w:pStyle w:val="Heading2"/>
      </w:pPr>
      <w:bookmarkStart w:id="50" w:name="_Toc275722406"/>
      <w:r>
        <w:t>4</w:t>
      </w:r>
      <w:r w:rsidR="00D927FA" w:rsidRPr="0067060C">
        <w:t xml:space="preserve">.6   </w:t>
      </w:r>
      <w:r w:rsidR="00E515A9" w:rsidRPr="0067060C">
        <w:t>Start JBoss Server</w:t>
      </w:r>
      <w:bookmarkEnd w:id="50"/>
    </w:p>
    <w:p w:rsidR="00E515A9" w:rsidRPr="0067060C" w:rsidRDefault="00E515A9" w:rsidP="00E515A9">
      <w:pPr>
        <w:rPr>
          <w:rFonts w:ascii="Arial" w:hAnsi="Arial" w:cs="Arial"/>
          <w:color w:val="000000"/>
          <w:sz w:val="22"/>
        </w:rPr>
      </w:pPr>
    </w:p>
    <w:p w:rsidR="00340610" w:rsidRDefault="00E515A9" w:rsidP="00E515A9">
      <w:pPr>
        <w:pStyle w:val="ListParagraph"/>
        <w:numPr>
          <w:ilvl w:val="0"/>
          <w:numId w:val="8"/>
        </w:numPr>
        <w:rPr>
          <w:rFonts w:ascii="Arial" w:hAnsi="Arial" w:cs="Arial"/>
          <w:color w:val="000000"/>
        </w:rPr>
      </w:pPr>
      <w:r w:rsidRPr="0067060C">
        <w:rPr>
          <w:rFonts w:ascii="Arial" w:hAnsi="Arial" w:cs="Arial"/>
          <w:color w:val="000000"/>
        </w:rPr>
        <w:t>$JBOSS_HOME/bin/run.sh (or run.bat)</w:t>
      </w:r>
      <w:r w:rsidR="00E60CC7">
        <w:rPr>
          <w:rFonts w:ascii="Arial" w:hAnsi="Arial" w:cs="Arial"/>
          <w:color w:val="000000"/>
        </w:rPr>
        <w:t xml:space="preserve">   </w:t>
      </w:r>
      <w:r w:rsidR="00F527EF">
        <w:rPr>
          <w:rFonts w:ascii="Arial" w:hAnsi="Arial" w:cs="Arial"/>
          <w:color w:val="000000"/>
        </w:rPr>
        <w:t xml:space="preserve">  </w:t>
      </w:r>
    </w:p>
    <w:p w:rsidR="00E515A9" w:rsidRDefault="00F527EF" w:rsidP="00340610">
      <w:pPr>
        <w:pStyle w:val="ListParagraph"/>
        <w:rPr>
          <w:rFonts w:ascii="Arial" w:hAnsi="Arial" w:cs="Arial"/>
          <w:color w:val="000000"/>
        </w:rPr>
      </w:pPr>
      <w:r>
        <w:rPr>
          <w:rFonts w:ascii="Arial" w:hAnsi="Arial" w:cs="Arial"/>
          <w:color w:val="000000"/>
        </w:rPr>
        <w:t xml:space="preserve">(In Windows: </w:t>
      </w:r>
      <w:r w:rsidRPr="00F527EF">
        <w:rPr>
          <w:rFonts w:ascii="Arial" w:hAnsi="Arial" w:cs="Arial"/>
          <w:color w:val="000000"/>
        </w:rPr>
        <w:t>%JBOSS_HOME%/bin/run</w:t>
      </w:r>
      <w:r>
        <w:rPr>
          <w:rFonts w:ascii="Arial" w:hAnsi="Arial" w:cs="Arial"/>
          <w:color w:val="000000"/>
        </w:rPr>
        <w:t>)</w:t>
      </w:r>
    </w:p>
    <w:p w:rsidR="00E515A9" w:rsidRPr="0067060C" w:rsidRDefault="00E515A9" w:rsidP="00E515A9">
      <w:pPr>
        <w:pStyle w:val="ListParagraph"/>
        <w:numPr>
          <w:ilvl w:val="0"/>
          <w:numId w:val="8"/>
        </w:numPr>
        <w:rPr>
          <w:rFonts w:ascii="Arial" w:hAnsi="Arial" w:cs="Arial"/>
          <w:color w:val="000000"/>
        </w:rPr>
      </w:pPr>
      <w:r w:rsidRPr="0067060C">
        <w:rPr>
          <w:rFonts w:ascii="Arial" w:hAnsi="Arial" w:cs="Arial"/>
          <w:color w:val="000000"/>
        </w:rPr>
        <w:lastRenderedPageBreak/>
        <w:t xml:space="preserve">Open the following address in a web browser: </w:t>
      </w:r>
      <w:hyperlink r:id="rId20" w:history="1">
        <w:r w:rsidRPr="0067060C">
          <w:rPr>
            <w:rStyle w:val="Hyperlink"/>
            <w:rFonts w:ascii="Arial" w:hAnsi="Arial" w:cs="Arial"/>
          </w:rPr>
          <w:t>http://localhost:8080/wsrf/services/cagrid/CBM</w:t>
        </w:r>
      </w:hyperlink>
      <w:r w:rsidRPr="0067060C">
        <w:rPr>
          <w:rFonts w:ascii="Arial" w:hAnsi="Arial" w:cs="Arial"/>
          <w:color w:val="000000"/>
        </w:rPr>
        <w:t xml:space="preserve"> </w:t>
      </w:r>
    </w:p>
    <w:p w:rsidR="00E515A9" w:rsidRPr="00E60CC7" w:rsidRDefault="00E515A9" w:rsidP="00E515A9">
      <w:pPr>
        <w:pStyle w:val="ListParagraph"/>
        <w:numPr>
          <w:ilvl w:val="0"/>
          <w:numId w:val="8"/>
        </w:numPr>
        <w:rPr>
          <w:rFonts w:ascii="Arial" w:hAnsi="Arial" w:cs="Arial"/>
          <w:color w:val="000000"/>
        </w:rPr>
      </w:pPr>
      <w:r w:rsidRPr="0067060C">
        <w:rPr>
          <w:rFonts w:ascii="Arial" w:hAnsi="Arial" w:cs="Arial"/>
          <w:color w:val="000000"/>
        </w:rPr>
        <w:t>You should see a message similar to “</w:t>
      </w:r>
      <w:r w:rsidRPr="0067060C">
        <w:rPr>
          <w:rFonts w:ascii="Arial" w:hAnsi="Arial" w:cs="Arial"/>
        </w:rPr>
        <w:t>Hi there, this is an AXIS service!”</w:t>
      </w:r>
    </w:p>
    <w:p w:rsidR="00E60CC7" w:rsidRPr="005759CA" w:rsidRDefault="00E60CC7" w:rsidP="005759CA">
      <w:pPr>
        <w:rPr>
          <w:rFonts w:ascii="Arial" w:hAnsi="Arial" w:cs="Arial"/>
          <w:color w:val="000000"/>
        </w:rPr>
      </w:pPr>
    </w:p>
    <w:p w:rsidR="00E515A9" w:rsidRPr="0067060C" w:rsidRDefault="00B046B3" w:rsidP="00E515A9">
      <w:pPr>
        <w:pStyle w:val="Heading2"/>
      </w:pPr>
      <w:bookmarkStart w:id="51" w:name="_Toc275722407"/>
      <w:r>
        <w:t>4</w:t>
      </w:r>
      <w:r w:rsidR="00D927FA" w:rsidRPr="0067060C">
        <w:t xml:space="preserve">.7 </w:t>
      </w:r>
      <w:r w:rsidR="00CB7664">
        <w:t xml:space="preserve"> </w:t>
      </w:r>
      <w:r w:rsidR="00E515A9" w:rsidRPr="0067060C">
        <w:t>Run a test query</w:t>
      </w:r>
      <w:r w:rsidR="00CB7664">
        <w:t xml:space="preserve"> (script)</w:t>
      </w:r>
      <w:bookmarkEnd w:id="51"/>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Change to the CBM directory</w:t>
      </w: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Run the runQueryPerson.sh script</w:t>
      </w:r>
    </w:p>
    <w:p w:rsidR="00E515A9" w:rsidRPr="0067060C" w:rsidRDefault="00E515A9" w:rsidP="00E515A9">
      <w:pPr>
        <w:pStyle w:val="ListParagraph"/>
        <w:numPr>
          <w:ilvl w:val="1"/>
          <w:numId w:val="1"/>
        </w:numPr>
        <w:rPr>
          <w:rFonts w:ascii="Arial" w:hAnsi="Arial" w:cs="Arial"/>
          <w:color w:val="000000"/>
        </w:rPr>
      </w:pPr>
      <w:r w:rsidRPr="0067060C">
        <w:rPr>
          <w:rFonts w:ascii="Arial" w:hAnsi="Arial" w:cs="Arial"/>
          <w:color w:val="000000"/>
        </w:rPr>
        <w:t>Note: if you are using Windows, run the ant inside the file command directly</w:t>
      </w:r>
    </w:p>
    <w:p w:rsidR="00E90F67" w:rsidRDefault="00E515A9" w:rsidP="00E90F67">
      <w:pPr>
        <w:pStyle w:val="ListParagraph"/>
        <w:numPr>
          <w:ilvl w:val="1"/>
          <w:numId w:val="1"/>
        </w:numPr>
        <w:rPr>
          <w:rFonts w:ascii="Arial" w:hAnsi="Arial" w:cs="Arial"/>
          <w:color w:val="000000"/>
        </w:rPr>
      </w:pPr>
      <w:r w:rsidRPr="0067060C">
        <w:rPr>
          <w:rFonts w:ascii="Arial" w:hAnsi="Arial" w:cs="Arial"/>
          <w:color w:val="000000"/>
        </w:rPr>
        <w:t>To run other queries, simply change the xml file that is reference in the command</w:t>
      </w:r>
    </w:p>
    <w:p w:rsidR="00E90F67" w:rsidRPr="00E90F67" w:rsidRDefault="00E90F67" w:rsidP="00E90F67">
      <w:pPr>
        <w:pStyle w:val="ListParagraph"/>
        <w:numPr>
          <w:ilvl w:val="0"/>
          <w:numId w:val="1"/>
        </w:numPr>
        <w:rPr>
          <w:rFonts w:ascii="Arial" w:hAnsi="Arial" w:cs="Arial"/>
          <w:color w:val="000000"/>
        </w:rPr>
      </w:pPr>
      <w:r>
        <w:t>How many Participants have specimens from anatomic source: “Prostate Gland”</w:t>
      </w:r>
    </w:p>
    <w:p w:rsidR="005D4F3F" w:rsidRDefault="00E90F67" w:rsidP="00E90F67">
      <w:pPr>
        <w:ind w:left="360"/>
      </w:pPr>
      <w:r>
        <w:t>XML query</w:t>
      </w:r>
      <w:r w:rsidR="005D4F3F">
        <w:t xml:space="preserve"> (saved as prostateQuery.xml</w:t>
      </w:r>
      <w:r>
        <w:t>:</w:t>
      </w:r>
    </w:p>
    <w:p w:rsidR="00E90F67" w:rsidRPr="00293EC0" w:rsidRDefault="00E90F67" w:rsidP="00E90F67">
      <w:pPr>
        <w:ind w:left="360"/>
      </w:pPr>
      <w:r w:rsidRPr="00E90F67">
        <w:rPr>
          <w:sz w:val="20"/>
        </w:rPr>
        <w:t>&lt;ns1:CQLQuery xmlns:ns1="http://CQL.caBIG/1/gov.nih.nci.cagrid.CQLQuery"&gt;</w:t>
      </w:r>
    </w:p>
    <w:p w:rsidR="00E90F67" w:rsidRPr="00E90F67" w:rsidRDefault="00E90F67" w:rsidP="00E90F67">
      <w:pPr>
        <w:ind w:left="360"/>
        <w:rPr>
          <w:sz w:val="20"/>
        </w:rPr>
      </w:pPr>
      <w:r w:rsidRPr="00E90F67">
        <w:rPr>
          <w:sz w:val="20"/>
        </w:rPr>
        <w:t xml:space="preserve"> &lt;ns1:Target name="gov.nih.nci.cbm.domain.LogicalModel.ParticipantCollectionSummary"&gt;</w:t>
      </w:r>
    </w:p>
    <w:p w:rsidR="00E90F67" w:rsidRPr="00E90F67" w:rsidRDefault="00E90F67" w:rsidP="00E90F67">
      <w:pPr>
        <w:ind w:left="360"/>
        <w:rPr>
          <w:sz w:val="20"/>
        </w:rPr>
      </w:pPr>
      <w:r w:rsidRPr="00E90F67">
        <w:rPr>
          <w:sz w:val="20"/>
        </w:rPr>
        <w:t xml:space="preserve">   &lt;ns1:Association name="gov.nih.nci.cbm.domain.LogicalModel.SpecimenCollectionSummary" roleName="provides"&gt;</w:t>
      </w:r>
    </w:p>
    <w:p w:rsidR="00E90F67" w:rsidRPr="00E90F67" w:rsidRDefault="00E90F67" w:rsidP="00E90F67">
      <w:pPr>
        <w:ind w:left="360"/>
        <w:rPr>
          <w:sz w:val="20"/>
        </w:rPr>
      </w:pPr>
      <w:r w:rsidRPr="00E90F67">
        <w:rPr>
          <w:sz w:val="20"/>
        </w:rPr>
        <w:t xml:space="preserve">     &lt;ns1:Attribute name="anatomicSource" predicate="EQUAL_TO" value="Prostate Gland"/&gt;</w:t>
      </w:r>
    </w:p>
    <w:p w:rsidR="00E90F67" w:rsidRPr="00E90F67" w:rsidRDefault="00E90F67" w:rsidP="00E90F67">
      <w:pPr>
        <w:ind w:left="360"/>
        <w:rPr>
          <w:sz w:val="20"/>
        </w:rPr>
      </w:pPr>
      <w:r w:rsidRPr="00E90F67">
        <w:rPr>
          <w:sz w:val="20"/>
        </w:rPr>
        <w:t xml:space="preserve">   &lt;/ns1:Association&gt;</w:t>
      </w:r>
    </w:p>
    <w:p w:rsidR="00E90F67" w:rsidRPr="00E90F67" w:rsidRDefault="00E90F67" w:rsidP="00E90F67">
      <w:pPr>
        <w:ind w:left="360"/>
        <w:rPr>
          <w:sz w:val="20"/>
        </w:rPr>
      </w:pPr>
      <w:r w:rsidRPr="00E90F67">
        <w:rPr>
          <w:sz w:val="20"/>
        </w:rPr>
        <w:t>&lt;/ns1:Target&gt;</w:t>
      </w:r>
    </w:p>
    <w:p w:rsidR="00E90F67" w:rsidRDefault="00E90F67" w:rsidP="005D4F3F">
      <w:pPr>
        <w:pBdr>
          <w:bottom w:val="single" w:sz="6" w:space="1" w:color="auto"/>
        </w:pBdr>
        <w:ind w:left="360"/>
        <w:rPr>
          <w:sz w:val="20"/>
        </w:rPr>
      </w:pPr>
      <w:r w:rsidRPr="00E90F67">
        <w:rPr>
          <w:sz w:val="20"/>
        </w:rPr>
        <w:t>&lt;/ns1:CQLQuery&gt;</w:t>
      </w:r>
    </w:p>
    <w:p w:rsidR="005D4F3F" w:rsidRDefault="005D4F3F" w:rsidP="005D4F3F">
      <w:pPr>
        <w:pBdr>
          <w:bottom w:val="single" w:sz="6" w:space="1" w:color="auto"/>
        </w:pBdr>
        <w:ind w:left="360"/>
        <w:rPr>
          <w:sz w:val="20"/>
        </w:rPr>
      </w:pPr>
    </w:p>
    <w:p w:rsidR="005D4F3F" w:rsidRDefault="005D4F3F" w:rsidP="005D4F3F">
      <w:pPr>
        <w:pBdr>
          <w:bottom w:val="single" w:sz="6" w:space="1" w:color="auto"/>
        </w:pBdr>
        <w:ind w:left="360"/>
        <w:rPr>
          <w:sz w:val="20"/>
        </w:rPr>
      </w:pPr>
      <w:r>
        <w:rPr>
          <w:sz w:val="20"/>
        </w:rPr>
        <w:t>The query is run by running on the cmd line the shell script “runQueryParticipantProstate.sh (or copying the content file at the command line &gt;ant –f ….)</w:t>
      </w:r>
    </w:p>
    <w:p w:rsidR="005D4F3F" w:rsidRPr="005D4F3F" w:rsidRDefault="005D4F3F" w:rsidP="005D4F3F">
      <w:pPr>
        <w:pBdr>
          <w:bottom w:val="single" w:sz="6" w:space="1" w:color="auto"/>
        </w:pBdr>
        <w:ind w:left="360"/>
        <w:rPr>
          <w:sz w:val="20"/>
        </w:rPr>
      </w:pPr>
    </w:p>
    <w:p w:rsidR="00E515A9" w:rsidRPr="0067060C" w:rsidRDefault="00E515A9" w:rsidP="00E515A9">
      <w:pPr>
        <w:rPr>
          <w:rFonts w:ascii="Arial" w:hAnsi="Arial" w:cs="Arial"/>
          <w:sz w:val="22"/>
        </w:rPr>
      </w:pPr>
    </w:p>
    <w:p w:rsidR="00D927FA" w:rsidRPr="00A928F1" w:rsidRDefault="00D80C31" w:rsidP="00593630">
      <w:pPr>
        <w:pStyle w:val="Heading1"/>
        <w:rPr>
          <w:color w:val="3366FF"/>
        </w:rPr>
      </w:pPr>
      <w:r w:rsidRPr="0067060C">
        <w:br w:type="page"/>
      </w:r>
      <w:bookmarkStart w:id="52" w:name="_Toc275722408"/>
      <w:r w:rsidR="00B046B3" w:rsidRPr="00A928F1">
        <w:rPr>
          <w:color w:val="3366FF"/>
        </w:rPr>
        <w:lastRenderedPageBreak/>
        <w:t>5</w:t>
      </w:r>
      <w:r w:rsidR="00593630" w:rsidRPr="00A928F1">
        <w:rPr>
          <w:color w:val="3366FF"/>
        </w:rPr>
        <w:t>.0  Testing the CBM Grid Services</w:t>
      </w:r>
      <w:r w:rsidR="00D927FA" w:rsidRPr="00A928F1">
        <w:rPr>
          <w:color w:val="3366FF"/>
        </w:rPr>
        <w:t xml:space="preserve"> that are up and running (next steps)</w:t>
      </w:r>
      <w:bookmarkEnd w:id="52"/>
    </w:p>
    <w:p w:rsidR="00D927FA" w:rsidRPr="0067060C" w:rsidRDefault="00D927FA" w:rsidP="00652B55">
      <w:pPr>
        <w:ind w:left="360"/>
        <w:rPr>
          <w:rFonts w:ascii="Arial" w:hAnsi="Arial" w:cs="Arial"/>
        </w:rPr>
      </w:pPr>
    </w:p>
    <w:p w:rsidR="00D927FA" w:rsidRPr="0067060C" w:rsidRDefault="00D927FA" w:rsidP="00D927FA">
      <w:pPr>
        <w:numPr>
          <w:ilvl w:val="0"/>
          <w:numId w:val="11"/>
        </w:numPr>
        <w:rPr>
          <w:rFonts w:ascii="Arial" w:hAnsi="Arial" w:cs="Arial"/>
        </w:rPr>
      </w:pPr>
      <w:r w:rsidRPr="0067060C">
        <w:rPr>
          <w:rFonts w:ascii="Arial" w:hAnsi="Arial" w:cs="Arial"/>
        </w:rPr>
        <w:t xml:space="preserve">Please notify NCI </w:t>
      </w:r>
      <w:r w:rsidR="00EA218F">
        <w:rPr>
          <w:rFonts w:ascii="Arial" w:hAnsi="Arial" w:cs="Arial"/>
        </w:rPr>
        <w:t>(</w:t>
      </w:r>
      <w:hyperlink r:id="rId21" w:history="1">
        <w:r w:rsidR="00EA218F" w:rsidRPr="003F1241">
          <w:rPr>
            <w:rStyle w:val="Hyperlink"/>
            <w:rFonts w:ascii="Arial" w:hAnsi="Arial" w:cs="Arial"/>
          </w:rPr>
          <w:t>NCIcbm@mail.nih.gov</w:t>
        </w:r>
      </w:hyperlink>
      <w:r w:rsidR="00EA218F">
        <w:rPr>
          <w:rFonts w:ascii="Arial" w:hAnsi="Arial" w:cs="Arial"/>
        </w:rPr>
        <w:t xml:space="preserve">) </w:t>
      </w:r>
      <w:r w:rsidR="00593630" w:rsidRPr="0067060C">
        <w:rPr>
          <w:rFonts w:ascii="Arial" w:hAnsi="Arial" w:cs="Arial"/>
        </w:rPr>
        <w:t>when your vendor/institute site.  This will notify NCI to see that your service is up and running for this test phase.</w:t>
      </w:r>
    </w:p>
    <w:p w:rsidR="00593630" w:rsidRPr="0067060C" w:rsidRDefault="00340610" w:rsidP="00D927FA">
      <w:pPr>
        <w:numPr>
          <w:ilvl w:val="0"/>
          <w:numId w:val="11"/>
        </w:numPr>
        <w:rPr>
          <w:rFonts w:ascii="Arial" w:hAnsi="Arial" w:cs="Arial"/>
          <w:b/>
          <w:color w:val="FF0000"/>
        </w:rPr>
      </w:pPr>
      <w:r>
        <w:rPr>
          <w:rFonts w:ascii="Arial" w:hAnsi="Arial" w:cs="Arial"/>
          <w:b/>
          <w:color w:val="FF0000"/>
        </w:rPr>
        <w:t>NOTE:  By the end of 2011</w:t>
      </w:r>
      <w:r w:rsidR="00593630" w:rsidRPr="0067060C">
        <w:rPr>
          <w:rFonts w:ascii="Arial" w:hAnsi="Arial" w:cs="Arial"/>
          <w:b/>
          <w:color w:val="FF0000"/>
        </w:rPr>
        <w:t xml:space="preserve">, there should be a set of “TEST CBM GRID SUITE SCRIPTS” that will enable anyone to test their service against prescribed scripted queries, to ensure that the CBM service your institute stands up is up and queryable.  </w:t>
      </w:r>
    </w:p>
    <w:p w:rsidR="00593630" w:rsidRPr="0067060C" w:rsidRDefault="00593630" w:rsidP="00D927FA">
      <w:pPr>
        <w:numPr>
          <w:ilvl w:val="0"/>
          <w:numId w:val="11"/>
        </w:numPr>
        <w:rPr>
          <w:rFonts w:ascii="Arial" w:hAnsi="Arial" w:cs="Arial"/>
          <w:b/>
          <w:color w:val="FF0000"/>
        </w:rPr>
      </w:pPr>
      <w:r w:rsidRPr="0067060C">
        <w:rPr>
          <w:rFonts w:ascii="Arial" w:hAnsi="Arial" w:cs="Arial"/>
          <w:b/>
          <w:color w:val="000000"/>
        </w:rPr>
        <w:t xml:space="preserve">For now, we will use the </w:t>
      </w:r>
      <w:r w:rsidR="00AD0C92">
        <w:rPr>
          <w:rFonts w:ascii="Arial" w:hAnsi="Arial" w:cs="Arial"/>
          <w:b/>
          <w:color w:val="000000"/>
        </w:rPr>
        <w:t>ca</w:t>
      </w:r>
      <w:r w:rsidRPr="0067060C">
        <w:rPr>
          <w:rFonts w:ascii="Arial" w:hAnsi="Arial" w:cs="Arial"/>
          <w:b/>
          <w:color w:val="000000"/>
        </w:rPr>
        <w:t>Grid</w:t>
      </w:r>
      <w:r w:rsidR="00AD0C92">
        <w:rPr>
          <w:rFonts w:ascii="Arial" w:hAnsi="Arial" w:cs="Arial"/>
          <w:b/>
          <w:color w:val="000000"/>
        </w:rPr>
        <w:t xml:space="preserve"> Training </w:t>
      </w:r>
      <w:r w:rsidRPr="0067060C">
        <w:rPr>
          <w:rFonts w:ascii="Arial" w:hAnsi="Arial" w:cs="Arial"/>
          <w:b/>
          <w:color w:val="000000"/>
        </w:rPr>
        <w:t>Portal to do some simple testing and querying.</w:t>
      </w:r>
    </w:p>
    <w:p w:rsidR="00593630" w:rsidRPr="0067060C" w:rsidRDefault="00B046B3" w:rsidP="00FC2E5F">
      <w:pPr>
        <w:pStyle w:val="Heading2"/>
      </w:pPr>
      <w:bookmarkStart w:id="53" w:name="_Toc275722409"/>
      <w:r>
        <w:t>5</w:t>
      </w:r>
      <w:r w:rsidR="00FC2E5F" w:rsidRPr="0067060C">
        <w:t>.1  Looking for CBM Service over the Training caGrid Portal</w:t>
      </w:r>
      <w:r w:rsidR="00736D69">
        <w:t xml:space="preserve"> –</w:t>
      </w:r>
      <w:bookmarkEnd w:id="53"/>
      <w:r w:rsidR="00736D69">
        <w:t xml:space="preserve"> </w:t>
      </w:r>
    </w:p>
    <w:p w:rsidR="00D927FA" w:rsidRPr="0067060C" w:rsidRDefault="00593630" w:rsidP="00D927FA">
      <w:pPr>
        <w:numPr>
          <w:ilvl w:val="0"/>
          <w:numId w:val="11"/>
        </w:numPr>
        <w:rPr>
          <w:rFonts w:ascii="Arial" w:hAnsi="Arial" w:cs="Arial"/>
        </w:rPr>
      </w:pPr>
      <w:r w:rsidRPr="0067060C">
        <w:rPr>
          <w:rFonts w:ascii="Arial" w:hAnsi="Arial" w:cs="Arial"/>
        </w:rPr>
        <w:t>You will be able to query the grid on the Training Grid portal:</w:t>
      </w:r>
    </w:p>
    <w:p w:rsidR="00593630" w:rsidRPr="0067060C" w:rsidRDefault="00593630" w:rsidP="00593630">
      <w:pPr>
        <w:rPr>
          <w:rFonts w:ascii="Arial" w:hAnsi="Arial" w:cs="Arial"/>
          <w:sz w:val="22"/>
        </w:rPr>
      </w:pPr>
      <w:r w:rsidRPr="0067060C">
        <w:rPr>
          <w:rFonts w:ascii="Arial" w:hAnsi="Arial" w:cs="Arial"/>
          <w:sz w:val="22"/>
        </w:rPr>
        <w:t>How to find the grid service:</w:t>
      </w:r>
    </w:p>
    <w:p w:rsidR="00593630" w:rsidRDefault="00B02FBD" w:rsidP="00593630">
      <w:pPr>
        <w:rPr>
          <w:rFonts w:ascii="Arial" w:hAnsi="Arial" w:cs="Arial"/>
          <w:sz w:val="22"/>
        </w:rPr>
      </w:pPr>
      <w:hyperlink r:id="rId22" w:history="1">
        <w:r w:rsidR="00593630" w:rsidRPr="0067060C">
          <w:rPr>
            <w:rStyle w:val="Hyperlink"/>
            <w:rFonts w:ascii="Arial" w:hAnsi="Arial" w:cs="Arial"/>
            <w:sz w:val="22"/>
          </w:rPr>
          <w:t>http://portal.training.cagrid.org/web/guest/home</w:t>
        </w:r>
      </w:hyperlink>
    </w:p>
    <w:p w:rsidR="00A67D67" w:rsidRDefault="00A67D67" w:rsidP="00593630">
      <w:pPr>
        <w:rPr>
          <w:rFonts w:ascii="Arial" w:hAnsi="Arial" w:cs="Arial"/>
          <w:sz w:val="22"/>
        </w:rPr>
      </w:pPr>
      <w:r>
        <w:rPr>
          <w:rFonts w:ascii="Arial" w:hAnsi="Arial" w:cs="Arial"/>
          <w:noProof/>
          <w:sz w:val="22"/>
        </w:rPr>
        <w:drawing>
          <wp:inline distT="0" distB="0" distL="0" distR="0">
            <wp:extent cx="5486400" cy="37516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p>
    <w:p w:rsidR="00A67D67" w:rsidRDefault="00A67D67" w:rsidP="00593630">
      <w:pPr>
        <w:rPr>
          <w:rFonts w:ascii="Arial" w:hAnsi="Arial" w:cs="Arial"/>
          <w:sz w:val="22"/>
        </w:rPr>
      </w:pPr>
      <w:r>
        <w:rPr>
          <w:rFonts w:ascii="Arial" w:hAnsi="Arial" w:cs="Arial"/>
          <w:sz w:val="22"/>
        </w:rPr>
        <w:t>Go to top bar and click on “Tools” and then in the “Catalog Search”, enter “CBM”</w:t>
      </w:r>
    </w:p>
    <w:p w:rsidR="00A67D67" w:rsidRDefault="00A67D67" w:rsidP="00593630">
      <w:pPr>
        <w:rPr>
          <w:rFonts w:ascii="Arial" w:hAnsi="Arial" w:cs="Arial"/>
          <w:sz w:val="22"/>
        </w:rPr>
      </w:pPr>
      <w:r>
        <w:rPr>
          <w:rFonts w:ascii="Arial" w:hAnsi="Arial" w:cs="Arial"/>
          <w:noProof/>
          <w:sz w:val="22"/>
        </w:rPr>
        <w:lastRenderedPageBreak/>
        <w:drawing>
          <wp:inline distT="0" distB="0" distL="0" distR="0">
            <wp:extent cx="5486400" cy="375168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sz w:val="22"/>
        </w:rPr>
        <w:t>Your service should be up within 15 minutes, and shown here.</w:t>
      </w:r>
    </w:p>
    <w:p w:rsidR="00A67D67" w:rsidRDefault="00A67D67" w:rsidP="00593630">
      <w:pPr>
        <w:rPr>
          <w:rFonts w:ascii="Arial" w:hAnsi="Arial" w:cs="Arial"/>
          <w:sz w:val="22"/>
        </w:rPr>
      </w:pPr>
    </w:p>
    <w:p w:rsidR="00121C6B" w:rsidRDefault="00121C6B">
      <w:pPr>
        <w:rPr>
          <w:rFonts w:ascii="Arial" w:hAnsi="Arial" w:cs="Arial"/>
          <w:sz w:val="22"/>
        </w:rPr>
      </w:pPr>
      <w:r>
        <w:rPr>
          <w:rFonts w:ascii="Arial" w:hAnsi="Arial" w:cs="Arial"/>
          <w:sz w:val="22"/>
        </w:rPr>
        <w:br w:type="page"/>
      </w:r>
    </w:p>
    <w:p w:rsidR="00A67D67" w:rsidRDefault="00A67D67" w:rsidP="00593630">
      <w:pPr>
        <w:rPr>
          <w:rFonts w:ascii="Arial" w:hAnsi="Arial" w:cs="Arial"/>
          <w:sz w:val="22"/>
        </w:rPr>
      </w:pPr>
      <w:r>
        <w:rPr>
          <w:rFonts w:ascii="Arial" w:hAnsi="Arial" w:cs="Arial"/>
          <w:sz w:val="22"/>
        </w:rPr>
        <w:lastRenderedPageBreak/>
        <w:t>Clicking on the service link:</w:t>
      </w:r>
    </w:p>
    <w:p w:rsidR="00A67D67" w:rsidRDefault="00A67D67" w:rsidP="00593630">
      <w:pPr>
        <w:rPr>
          <w:rFonts w:ascii="Arial" w:hAnsi="Arial" w:cs="Arial"/>
          <w:sz w:val="22"/>
        </w:rPr>
      </w:pPr>
      <w:r>
        <w:rPr>
          <w:rFonts w:ascii="Arial" w:hAnsi="Arial" w:cs="Arial"/>
          <w:noProof/>
          <w:sz w:val="22"/>
        </w:rPr>
        <w:drawing>
          <wp:inline distT="0" distB="0" distL="0" distR="0">
            <wp:extent cx="5483976" cy="3175461"/>
            <wp:effectExtent l="19050" t="0" r="242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483976" cy="3175461"/>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noProof/>
          <w:sz w:val="22"/>
        </w:rPr>
        <w:drawing>
          <wp:inline distT="0" distB="0" distL="0" distR="0">
            <wp:extent cx="5483976" cy="2992582"/>
            <wp:effectExtent l="19050" t="0" r="242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483976" cy="2992582"/>
                    </a:xfrm>
                    <a:prstGeom prst="rect">
                      <a:avLst/>
                    </a:prstGeom>
                    <a:noFill/>
                    <a:ln w="9525">
                      <a:noFill/>
                      <a:miter lim="800000"/>
                      <a:headEnd/>
                      <a:tailEnd/>
                    </a:ln>
                  </pic:spPr>
                </pic:pic>
              </a:graphicData>
            </a:graphic>
          </wp:inline>
        </w:drawing>
      </w:r>
    </w:p>
    <w:p w:rsidR="00075A98" w:rsidRDefault="00075A98" w:rsidP="00593630">
      <w:pPr>
        <w:rPr>
          <w:rFonts w:ascii="Arial" w:hAnsi="Arial" w:cs="Arial"/>
          <w:sz w:val="22"/>
        </w:rPr>
      </w:pPr>
    </w:p>
    <w:p w:rsidR="00075A98" w:rsidRDefault="00075A98" w:rsidP="00593630">
      <w:pPr>
        <w:rPr>
          <w:rFonts w:ascii="Arial" w:hAnsi="Arial" w:cs="Arial"/>
          <w:sz w:val="22"/>
        </w:rPr>
      </w:pPr>
      <w:r>
        <w:rPr>
          <w:rFonts w:ascii="Arial" w:hAnsi="Arial" w:cs="Arial"/>
          <w:sz w:val="22"/>
        </w:rPr>
        <w:t>Simple Query:</w:t>
      </w:r>
    </w:p>
    <w:p w:rsidR="00075A98" w:rsidRDefault="00075A98" w:rsidP="00593630">
      <w:pPr>
        <w:rPr>
          <w:rFonts w:ascii="Arial" w:hAnsi="Arial" w:cs="Arial"/>
          <w:sz w:val="22"/>
        </w:rPr>
      </w:pPr>
    </w:p>
    <w:p w:rsidR="00A67D67" w:rsidRPr="0067060C" w:rsidRDefault="00A67D67" w:rsidP="00593630">
      <w:pPr>
        <w:rPr>
          <w:rFonts w:ascii="Arial" w:hAnsi="Arial" w:cs="Arial"/>
          <w:sz w:val="22"/>
        </w:rPr>
      </w:pPr>
    </w:p>
    <w:p w:rsidR="00593630" w:rsidRPr="00075A98" w:rsidRDefault="00593630" w:rsidP="00D927FA">
      <w:pPr>
        <w:numPr>
          <w:ilvl w:val="0"/>
          <w:numId w:val="11"/>
        </w:numPr>
        <w:rPr>
          <w:rFonts w:ascii="Arial" w:hAnsi="Arial" w:cs="Arial"/>
        </w:rPr>
      </w:pPr>
      <w:r w:rsidRPr="0067060C">
        <w:rPr>
          <w:rFonts w:ascii="Arial" w:hAnsi="Arial" w:cs="Arial"/>
          <w:sz w:val="22"/>
        </w:rPr>
        <w:t>Once you select your service</w:t>
      </w:r>
      <w:r w:rsidR="00EC3C87">
        <w:rPr>
          <w:rFonts w:ascii="Arial" w:hAnsi="Arial" w:cs="Arial"/>
          <w:sz w:val="22"/>
        </w:rPr>
        <w:t xml:space="preserve"> </w:t>
      </w:r>
      <w:r w:rsidR="00075A98">
        <w:rPr>
          <w:rFonts w:ascii="Arial" w:hAnsi="Arial" w:cs="Arial"/>
          <w:sz w:val="22"/>
        </w:rPr>
        <w:t xml:space="preserve">and </w:t>
      </w:r>
      <w:r w:rsidR="00EC3C87">
        <w:rPr>
          <w:rFonts w:ascii="Arial" w:hAnsi="Arial" w:cs="Arial"/>
          <w:sz w:val="22"/>
        </w:rPr>
        <w:t>press “Query”</w:t>
      </w:r>
      <w:r w:rsidR="00645ABE">
        <w:rPr>
          <w:rFonts w:ascii="Arial" w:hAnsi="Arial" w:cs="Arial"/>
          <w:sz w:val="22"/>
        </w:rPr>
        <w:t>)</w:t>
      </w:r>
      <w:r w:rsidR="00EC3C87">
        <w:rPr>
          <w:rFonts w:ascii="Arial" w:hAnsi="Arial" w:cs="Arial"/>
          <w:sz w:val="22"/>
        </w:rPr>
        <w:t xml:space="preserve"> </w:t>
      </w:r>
      <w:r w:rsidRPr="0067060C">
        <w:rPr>
          <w:rFonts w:ascii="Arial" w:hAnsi="Arial" w:cs="Arial"/>
          <w:sz w:val="22"/>
        </w:rPr>
        <w:t>, you can select a</w:t>
      </w:r>
      <w:r w:rsidR="00FC2E5F" w:rsidRPr="0067060C">
        <w:rPr>
          <w:rFonts w:ascii="Arial" w:hAnsi="Arial" w:cs="Arial"/>
          <w:sz w:val="22"/>
        </w:rPr>
        <w:t xml:space="preserve"> UML class :  i.e. “ ….</w:t>
      </w:r>
      <w:r w:rsidR="00FA6455">
        <w:rPr>
          <w:rFonts w:ascii="Arial" w:hAnsi="Arial" w:cs="Arial"/>
          <w:sz w:val="22"/>
        </w:rPr>
        <w:t xml:space="preserve"> CollectionProtocol</w:t>
      </w:r>
      <w:r w:rsidR="00FC2E5F" w:rsidRPr="0067060C">
        <w:rPr>
          <w:rFonts w:ascii="Arial" w:hAnsi="Arial" w:cs="Arial"/>
          <w:sz w:val="22"/>
        </w:rPr>
        <w:t>” and query the count</w:t>
      </w:r>
      <w:r w:rsidR="00FA6455">
        <w:rPr>
          <w:rFonts w:ascii="Arial" w:hAnsi="Arial" w:cs="Arial"/>
          <w:sz w:val="22"/>
        </w:rPr>
        <w:t xml:space="preserve"> (default query modifier setting)</w:t>
      </w:r>
      <w:r w:rsidR="00FC2E5F" w:rsidRPr="0067060C">
        <w:rPr>
          <w:rFonts w:ascii="Arial" w:hAnsi="Arial" w:cs="Arial"/>
          <w:sz w:val="22"/>
        </w:rPr>
        <w:t>:</w:t>
      </w:r>
    </w:p>
    <w:p w:rsidR="00075A98" w:rsidRDefault="00075A98" w:rsidP="00F524E0">
      <w:pPr>
        <w:ind w:left="360"/>
        <w:rPr>
          <w:rFonts w:ascii="Arial" w:hAnsi="Arial" w:cs="Arial"/>
        </w:rPr>
      </w:pPr>
      <w:r>
        <w:rPr>
          <w:rFonts w:ascii="Arial" w:hAnsi="Arial" w:cs="Arial"/>
          <w:noProof/>
        </w:rPr>
        <w:lastRenderedPageBreak/>
        <w:drawing>
          <wp:inline distT="0" distB="0" distL="0" distR="0">
            <wp:extent cx="5486400" cy="3698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486400" cy="3698800"/>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One can traverse through the model to select and build a query.  A simple query is on the SpeicmenCollectionContact:</w:t>
      </w:r>
    </w:p>
    <w:p w:rsidR="00075A98" w:rsidRDefault="00075A98" w:rsidP="00075A98">
      <w:pPr>
        <w:ind w:left="360"/>
        <w:rPr>
          <w:rFonts w:ascii="Arial" w:hAnsi="Arial" w:cs="Arial"/>
        </w:rPr>
      </w:pPr>
      <w:r>
        <w:rPr>
          <w:rFonts w:ascii="Arial" w:hAnsi="Arial" w:cs="Arial"/>
          <w:noProof/>
        </w:rPr>
        <w:drawing>
          <wp:inline distT="0" distB="0" distL="0" distR="0">
            <wp:extent cx="5486400" cy="37289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486400" cy="3728981"/>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Click on that link, and then also make sure the entire Object is returned, so you must “modify query”:</w:t>
      </w:r>
    </w:p>
    <w:p w:rsidR="00075A98" w:rsidRDefault="00C77D96" w:rsidP="00075A98">
      <w:pPr>
        <w:ind w:left="360"/>
        <w:rPr>
          <w:rFonts w:ascii="Arial" w:hAnsi="Arial" w:cs="Arial"/>
        </w:rPr>
      </w:pPr>
      <w:r>
        <w:rPr>
          <w:rFonts w:ascii="Arial" w:hAnsi="Arial" w:cs="Arial"/>
          <w:noProof/>
        </w:rPr>
        <w:lastRenderedPageBreak/>
        <w:drawing>
          <wp:inline distT="0" distB="0" distL="0" distR="0">
            <wp:extent cx="4361758" cy="1780449"/>
            <wp:effectExtent l="19050" t="0" r="69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4361758" cy="178044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drawing>
          <wp:inline distT="0" distB="0" distL="0" distR="0">
            <wp:extent cx="4419947" cy="19051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4419947" cy="1905151"/>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Hit Update, and then “Submit Query Tab”</w:t>
      </w:r>
    </w:p>
    <w:p w:rsidR="00C77D96" w:rsidRDefault="00C77D96" w:rsidP="00075A98">
      <w:pPr>
        <w:ind w:left="360"/>
        <w:rPr>
          <w:rFonts w:ascii="Arial" w:hAnsi="Arial" w:cs="Arial"/>
        </w:rPr>
      </w:pPr>
      <w:r>
        <w:rPr>
          <w:rFonts w:ascii="Arial" w:hAnsi="Arial" w:cs="Arial"/>
          <w:noProof/>
        </w:rPr>
        <w:drawing>
          <wp:inline distT="0" distB="0" distL="0" distR="0">
            <wp:extent cx="4361123" cy="1738920"/>
            <wp:effectExtent l="19050" t="0" r="132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4361123" cy="1738920"/>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A screen should appear, and you can select “View Results”</w:t>
      </w:r>
    </w:p>
    <w:p w:rsidR="00C77D96" w:rsidRDefault="00C77D96" w:rsidP="00075A98">
      <w:pPr>
        <w:ind w:left="360"/>
        <w:rPr>
          <w:rFonts w:ascii="Arial" w:hAnsi="Arial" w:cs="Arial"/>
        </w:rPr>
      </w:pPr>
      <w:r>
        <w:rPr>
          <w:rFonts w:ascii="Arial" w:hAnsi="Arial" w:cs="Arial"/>
          <w:noProof/>
        </w:rPr>
        <w:drawing>
          <wp:inline distT="0" distB="0" distL="0" distR="0">
            <wp:extent cx="4361123" cy="1564353"/>
            <wp:effectExtent l="19050" t="0" r="132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4361123" cy="1564353"/>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5079948" cy="2094807"/>
            <wp:effectExtent l="19050" t="0" r="64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079948" cy="2094807"/>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 xml:space="preserve">Note: for the May </w:t>
      </w:r>
      <w:r w:rsidR="00340610">
        <w:rPr>
          <w:rFonts w:ascii="Arial" w:hAnsi="Arial" w:cs="Arial"/>
        </w:rPr>
        <w:t xml:space="preserve">2010 </w:t>
      </w:r>
      <w:r>
        <w:rPr>
          <w:rFonts w:ascii="Arial" w:hAnsi="Arial" w:cs="Arial"/>
        </w:rPr>
        <w:t>F2F participant, before we could enter the XML query in “Query XML” tab, and submit the query:</w:t>
      </w:r>
    </w:p>
    <w:p w:rsidR="00C77D96" w:rsidRDefault="00C77D96" w:rsidP="00075A98">
      <w:pPr>
        <w:ind w:left="360"/>
        <w:rPr>
          <w:rFonts w:ascii="Arial" w:hAnsi="Arial" w:cs="Arial"/>
        </w:rPr>
      </w:pPr>
      <w:r>
        <w:rPr>
          <w:rFonts w:ascii="Arial" w:hAnsi="Arial" w:cs="Arial"/>
          <w:noProof/>
        </w:rPr>
        <w:drawing>
          <wp:inline distT="0" distB="0" distL="0" distR="0">
            <wp:extent cx="5201342" cy="3699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203916" cy="3701379"/>
                    </a:xfrm>
                    <a:prstGeom prst="rect">
                      <a:avLst/>
                    </a:prstGeom>
                    <a:noFill/>
                    <a:ln w="9525">
                      <a:noFill/>
                      <a:miter lim="800000"/>
                      <a:headEnd/>
                      <a:tailEnd/>
                    </a:ln>
                  </pic:spPr>
                </pic:pic>
              </a:graphicData>
            </a:graphic>
          </wp:inline>
        </w:drawing>
      </w:r>
    </w:p>
    <w:p w:rsidR="00F524E0" w:rsidRDefault="00F524E0"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As of Oct 2010, the valid queries are producing errors such as shown below:</w:t>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4419946" cy="314375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b="-50"/>
                    <a:stretch>
                      <a:fillRect/>
                    </a:stretch>
                  </pic:blipFill>
                  <pic:spPr bwMode="auto">
                    <a:xfrm>
                      <a:off x="0" y="0"/>
                      <a:ext cx="4419946" cy="314375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C77D96">
      <w:pPr>
        <w:ind w:left="360"/>
        <w:rPr>
          <w:rFonts w:ascii="Arial" w:hAnsi="Arial" w:cs="Arial"/>
        </w:rPr>
      </w:pPr>
      <w:r>
        <w:rPr>
          <w:rFonts w:ascii="Arial" w:hAnsi="Arial" w:cs="Arial"/>
        </w:rPr>
        <w:t xml:space="preserve">For now, it is suggested testers use the Portal for simple querying (as shown above), but use runQuery Scripts for more complex query testing. </w:t>
      </w:r>
      <w:r w:rsidR="00996052">
        <w:rPr>
          <w:rFonts w:ascii="Arial" w:hAnsi="Arial" w:cs="Arial"/>
        </w:rPr>
        <w:t xml:space="preserve"> </w:t>
      </w:r>
    </w:p>
    <w:p w:rsidR="00996052" w:rsidRDefault="00996052" w:rsidP="00C77D96">
      <w:pPr>
        <w:ind w:left="360"/>
        <w:rPr>
          <w:rFonts w:ascii="Arial" w:hAnsi="Arial" w:cs="Arial"/>
        </w:rPr>
      </w:pPr>
    </w:p>
    <w:p w:rsidR="00996052" w:rsidRDefault="00996052" w:rsidP="00C77D96">
      <w:pPr>
        <w:ind w:left="360"/>
        <w:rPr>
          <w:rFonts w:ascii="Arial" w:hAnsi="Arial" w:cs="Arial"/>
        </w:rPr>
      </w:pPr>
      <w:r>
        <w:rPr>
          <w:rFonts w:ascii="Arial" w:hAnsi="Arial" w:cs="Arial"/>
        </w:rPr>
        <w:t>One can also use the Grid Portal to navigate through the model</w:t>
      </w:r>
      <w:r w:rsidR="00F524E0">
        <w:rPr>
          <w:rFonts w:ascii="Arial" w:hAnsi="Arial" w:cs="Arial"/>
        </w:rPr>
        <w:t xml:space="preserve">, by looking at AddCriterion once a UML class is selected, and may be useful </w:t>
      </w:r>
      <w:r>
        <w:rPr>
          <w:rFonts w:ascii="Arial" w:hAnsi="Arial" w:cs="Arial"/>
        </w:rPr>
        <w:t xml:space="preserve"> to formulate queries that should be run using the runQuery script</w:t>
      </w:r>
      <w:r w:rsidR="00F524E0">
        <w:rPr>
          <w:rFonts w:ascii="Arial" w:hAnsi="Arial" w:cs="Arial"/>
        </w:rPr>
        <w:t>s</w:t>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419946" cy="209635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4419946" cy="2096353"/>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lastRenderedPageBreak/>
        <w:drawing>
          <wp:inline distT="0" distB="0" distL="0" distR="0">
            <wp:extent cx="4670483" cy="3092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4670483" cy="3092335"/>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785706" cy="34219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b="-50"/>
                    <a:stretch>
                      <a:fillRect/>
                    </a:stretch>
                  </pic:blipFill>
                  <pic:spPr bwMode="auto">
                    <a:xfrm>
                      <a:off x="0" y="0"/>
                      <a:ext cx="4788062" cy="3423605"/>
                    </a:xfrm>
                    <a:prstGeom prst="rect">
                      <a:avLst/>
                    </a:prstGeom>
                    <a:noFill/>
                    <a:ln w="9525">
                      <a:noFill/>
                      <a:miter lim="800000"/>
                      <a:headEnd/>
                      <a:tailEnd/>
                    </a:ln>
                  </pic:spPr>
                </pic:pic>
              </a:graphicData>
            </a:graphic>
          </wp:inline>
        </w:drawing>
      </w:r>
    </w:p>
    <w:p w:rsidR="003D4893" w:rsidRDefault="003D4893" w:rsidP="00C77D96">
      <w:pPr>
        <w:ind w:left="360"/>
        <w:rPr>
          <w:rFonts w:ascii="Arial" w:hAnsi="Arial" w:cs="Arial"/>
        </w:rPr>
      </w:pPr>
    </w:p>
    <w:p w:rsidR="003D4893" w:rsidRDefault="003D4893" w:rsidP="00C77D96">
      <w:pPr>
        <w:ind w:left="360"/>
        <w:rPr>
          <w:rFonts w:ascii="Arial" w:hAnsi="Arial" w:cs="Arial"/>
        </w:rPr>
      </w:pPr>
      <w:r>
        <w:rPr>
          <w:rFonts w:ascii="Arial" w:hAnsi="Arial" w:cs="Arial"/>
        </w:rPr>
        <w:t>See Section 4.7, and you can test the service by replacing the URL with the appropriate URL:</w:t>
      </w:r>
    </w:p>
    <w:p w:rsidR="003D4893" w:rsidRDefault="003D4893" w:rsidP="00C77D96">
      <w:pPr>
        <w:ind w:left="360"/>
        <w:rPr>
          <w:rFonts w:ascii="Arial" w:hAnsi="Arial" w:cs="Arial"/>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-Dcql.file=prostateQuery.xml</w:t>
      </w:r>
    </w:p>
    <w:p w:rsidR="00FA6455" w:rsidRDefault="00FA6455" w:rsidP="0067060C">
      <w:pPr>
        <w:ind w:left="720"/>
        <w:rPr>
          <w:rFonts w:ascii="Arial" w:hAnsi="Arial" w:cs="Arial"/>
          <w:sz w:val="22"/>
        </w:rPr>
      </w:pPr>
    </w:p>
    <w:p w:rsidR="00FA6455" w:rsidRDefault="00FA6455" w:rsidP="0067060C">
      <w:pPr>
        <w:ind w:left="720"/>
        <w:rPr>
          <w:rFonts w:ascii="Arial" w:hAnsi="Arial" w:cs="Arial"/>
          <w:sz w:val="22"/>
        </w:rPr>
      </w:pPr>
    </w:p>
    <w:p w:rsidR="00FC2E5F" w:rsidRPr="0067060C" w:rsidRDefault="00FC2E5F" w:rsidP="0067060C">
      <w:pPr>
        <w:ind w:left="720"/>
        <w:rPr>
          <w:rFonts w:ascii="Arial" w:hAnsi="Arial" w:cs="Arial"/>
        </w:rPr>
      </w:pPr>
      <w:r w:rsidRPr="0067060C">
        <w:rPr>
          <w:rFonts w:ascii="Arial" w:hAnsi="Arial" w:cs="Arial"/>
          <w:sz w:val="22"/>
        </w:rPr>
        <w:br w:type="page"/>
      </w:r>
    </w:p>
    <w:p w:rsidR="00FC2E5F" w:rsidRPr="0067060C" w:rsidRDefault="00FC2E5F" w:rsidP="00652B55">
      <w:pPr>
        <w:ind w:left="360"/>
        <w:rPr>
          <w:rFonts w:ascii="Arial" w:hAnsi="Arial" w:cs="Arial"/>
        </w:rPr>
      </w:pPr>
    </w:p>
    <w:p w:rsidR="00FC2E5F" w:rsidRPr="0067060C" w:rsidRDefault="00B046B3" w:rsidP="00FC2E5F">
      <w:pPr>
        <w:pStyle w:val="Heading1"/>
        <w:rPr>
          <w:color w:val="3366FF"/>
        </w:rPr>
      </w:pPr>
      <w:bookmarkStart w:id="54" w:name="_Toc275722410"/>
      <w:r>
        <w:rPr>
          <w:color w:val="3366FF"/>
        </w:rPr>
        <w:t>6</w:t>
      </w:r>
      <w:r w:rsidR="00FC2E5F" w:rsidRPr="0067060C">
        <w:rPr>
          <w:color w:val="3366FF"/>
        </w:rPr>
        <w:t xml:space="preserve">.0   </w:t>
      </w:r>
      <w:r w:rsidR="00FC2E5F" w:rsidRPr="00EC3C87">
        <w:rPr>
          <w:color w:val="3366FF"/>
        </w:rPr>
        <w:t xml:space="preserve">CBM Help </w:t>
      </w:r>
      <w:r w:rsidR="0067060C" w:rsidRPr="00EC3C87">
        <w:rPr>
          <w:color w:val="3366FF"/>
        </w:rPr>
        <w:t>Resources</w:t>
      </w:r>
      <w:bookmarkEnd w:id="54"/>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59"/>
        <w:gridCol w:w="3809"/>
        <w:gridCol w:w="4346"/>
      </w:tblGrid>
      <w:tr w:rsidR="000C4D32" w:rsidRPr="0025365C" w:rsidTr="000C4D32">
        <w:tc>
          <w:tcPr>
            <w:tcW w:w="1159" w:type="dxa"/>
            <w:shd w:val="clear" w:color="auto" w:fill="0000FF"/>
          </w:tcPr>
          <w:p w:rsidR="000C4D32" w:rsidRPr="0025365C" w:rsidRDefault="000C4D32" w:rsidP="00FC2E5F">
            <w:pPr>
              <w:rPr>
                <w:rFonts w:ascii="Arial" w:hAnsi="Arial" w:cs="Arial"/>
                <w:b/>
              </w:rPr>
            </w:pPr>
          </w:p>
        </w:tc>
        <w:tc>
          <w:tcPr>
            <w:tcW w:w="3809" w:type="dxa"/>
            <w:shd w:val="clear" w:color="auto" w:fill="0000FF"/>
          </w:tcPr>
          <w:p w:rsidR="000C4D32" w:rsidRPr="0025365C" w:rsidRDefault="000C4D32" w:rsidP="00FC2E5F">
            <w:pPr>
              <w:rPr>
                <w:rFonts w:ascii="Arial" w:hAnsi="Arial" w:cs="Arial"/>
                <w:b/>
              </w:rPr>
            </w:pPr>
            <w:r w:rsidRPr="0025365C">
              <w:rPr>
                <w:rFonts w:ascii="Arial" w:hAnsi="Arial" w:cs="Arial"/>
                <w:b/>
              </w:rPr>
              <w:t>Contact method</w:t>
            </w:r>
          </w:p>
        </w:tc>
        <w:tc>
          <w:tcPr>
            <w:tcW w:w="4346" w:type="dxa"/>
            <w:shd w:val="clear" w:color="auto" w:fill="0000FF"/>
          </w:tcPr>
          <w:p w:rsidR="000C4D32" w:rsidRPr="0025365C" w:rsidRDefault="000C4D32" w:rsidP="00FC2E5F">
            <w:pPr>
              <w:rPr>
                <w:rFonts w:ascii="Arial" w:hAnsi="Arial" w:cs="Arial"/>
                <w:b/>
              </w:rPr>
            </w:pPr>
            <w:r w:rsidRPr="0025365C">
              <w:rPr>
                <w:rFonts w:ascii="Arial" w:hAnsi="Arial" w:cs="Arial"/>
                <w:b/>
              </w:rPr>
              <w:t>Help provided</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NCI-CBM team</w:t>
            </w:r>
          </w:p>
        </w:tc>
        <w:tc>
          <w:tcPr>
            <w:tcW w:w="3809" w:type="dxa"/>
          </w:tcPr>
          <w:p w:rsidR="000C4D32" w:rsidRPr="0025365C" w:rsidRDefault="000C4D32" w:rsidP="00FC2E5F">
            <w:pPr>
              <w:rPr>
                <w:rFonts w:ascii="Arial" w:hAnsi="Arial" w:cs="Arial"/>
              </w:rPr>
            </w:pPr>
            <w:r w:rsidRPr="0025365C">
              <w:rPr>
                <w:rFonts w:ascii="Arial" w:hAnsi="Arial" w:cs="Arial"/>
              </w:rPr>
              <w:t xml:space="preserve">NCIcbm@mail.nih.gov </w:t>
            </w:r>
          </w:p>
        </w:tc>
        <w:tc>
          <w:tcPr>
            <w:tcW w:w="4346" w:type="dxa"/>
          </w:tcPr>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Seeking to participate in CBM challenge/testing;</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First stop if you have general questions on CBM goals</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Inquiries on how it connects to the Specimen Resource Locator</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CBM website</w:t>
            </w:r>
          </w:p>
        </w:tc>
        <w:tc>
          <w:tcPr>
            <w:tcW w:w="3809" w:type="dxa"/>
          </w:tcPr>
          <w:p w:rsidR="000C4D32" w:rsidRPr="0025365C" w:rsidRDefault="00B02FBD" w:rsidP="00FC2E5F">
            <w:pPr>
              <w:rPr>
                <w:rFonts w:ascii="Arial" w:hAnsi="Arial" w:cs="Arial"/>
              </w:rPr>
            </w:pPr>
            <w:hyperlink r:id="rId39" w:history="1">
              <w:r w:rsidR="000C4D32" w:rsidRPr="0025365C">
                <w:rPr>
                  <w:rStyle w:val="Hyperlink"/>
                  <w:rFonts w:ascii="Arial" w:hAnsi="Arial" w:cs="Arial"/>
                </w:rPr>
                <w:t>https://cabig.nci.nih.gov/workspaces/TBPT/CBM/</w:t>
              </w:r>
            </w:hyperlink>
          </w:p>
        </w:tc>
        <w:tc>
          <w:tcPr>
            <w:tcW w:w="4346" w:type="dxa"/>
          </w:tcPr>
          <w:p w:rsidR="000C4D32" w:rsidRPr="0025365C" w:rsidRDefault="000C4D32" w:rsidP="0025365C">
            <w:pPr>
              <w:ind w:left="360"/>
              <w:rPr>
                <w:rFonts w:ascii="Arial" w:hAnsi="Arial" w:cs="Arial"/>
              </w:rPr>
            </w:pPr>
            <w:r w:rsidRPr="0025365C">
              <w:rPr>
                <w:rFonts w:ascii="Arial" w:hAnsi="Arial" w:cs="Arial"/>
              </w:rPr>
              <w:t>Up-to-date information and links to packages, etc.</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 –KC</w:t>
            </w:r>
          </w:p>
        </w:tc>
        <w:tc>
          <w:tcPr>
            <w:tcW w:w="3809" w:type="dxa"/>
          </w:tcPr>
          <w:p w:rsidR="0066647A" w:rsidRDefault="00B02FBD" w:rsidP="00FC2E5F">
            <w:pPr>
              <w:rPr>
                <w:rFonts w:ascii="Arial" w:hAnsi="Arial" w:cs="Arial"/>
              </w:rPr>
            </w:pPr>
            <w:hyperlink r:id="rId40" w:history="1">
              <w:r w:rsidR="0066647A" w:rsidRPr="00F31629">
                <w:rPr>
                  <w:rStyle w:val="Hyperlink"/>
                  <w:rFonts w:ascii="Arial" w:hAnsi="Arial" w:cs="Arial"/>
                </w:rPr>
                <w:t>https://cabig-kc.nci.nih.gov/Biospecimen/KC/index.php/Main_Page</w:t>
              </w:r>
            </w:hyperlink>
          </w:p>
          <w:p w:rsidR="0066647A" w:rsidRPr="0066647A" w:rsidRDefault="0066647A" w:rsidP="00FC2E5F">
            <w:pPr>
              <w:rPr>
                <w:rFonts w:ascii="Arial" w:hAnsi="Arial" w:cs="Arial"/>
              </w:rPr>
            </w:pPr>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 xml:space="preserve">Tissue Banks and </w:t>
            </w:r>
            <w:smartTag w:uri="urn:schemas-microsoft-com:office:smarttags" w:element="place">
              <w:smartTag w:uri="urn:schemas-microsoft-com:office:smarttags" w:element="PlaceName">
                <w:r>
                  <w:rPr>
                    <w:rFonts w:ascii="Arial" w:hAnsi="Arial" w:cs="Arial"/>
                  </w:rPr>
                  <w:t>Pathology</w:t>
                </w:r>
              </w:smartTag>
              <w:r>
                <w:rPr>
                  <w:rFonts w:ascii="Arial" w:hAnsi="Arial" w:cs="Arial"/>
                </w:rPr>
                <w:t xml:space="preserve"> </w:t>
              </w:r>
              <w:smartTag w:uri="urn:schemas-microsoft-com:office:smarttags" w:element="PlaceName">
                <w:r>
                  <w:rPr>
                    <w:rFonts w:ascii="Arial" w:hAnsi="Arial" w:cs="Arial"/>
                  </w:rPr>
                  <w:t>Tools</w:t>
                </w:r>
              </w:smartTag>
              <w:r>
                <w:rPr>
                  <w:rFonts w:ascii="Arial" w:hAnsi="Arial" w:cs="Arial"/>
                </w:rPr>
                <w:t xml:space="preserve"> </w:t>
              </w:r>
              <w:smartTag w:uri="urn:schemas-microsoft-com:office:smarttags" w:element="PlaceName">
                <w:r>
                  <w:rPr>
                    <w:rFonts w:ascii="Arial" w:hAnsi="Arial" w:cs="Arial"/>
                  </w:rPr>
                  <w:t>Knowledge</w:t>
                </w:r>
              </w:smartTag>
              <w:r>
                <w:rPr>
                  <w:rFonts w:ascii="Arial" w:hAnsi="Arial" w:cs="Arial"/>
                </w:rPr>
                <w:t xml:space="preserve"> </w:t>
              </w:r>
              <w:smartTag w:uri="urn:schemas-microsoft-com:office:smarttags" w:element="PlaceType">
                <w:r>
                  <w:rPr>
                    <w:rFonts w:ascii="Arial" w:hAnsi="Arial" w:cs="Arial"/>
                  </w:rPr>
                  <w:t>Center</w:t>
                </w:r>
              </w:smartTag>
            </w:smartTag>
            <w:r>
              <w:rPr>
                <w:rFonts w:ascii="Arial" w:hAnsi="Arial" w:cs="Arial"/>
              </w:rPr>
              <w:t>.</w:t>
            </w:r>
          </w:p>
          <w:p w:rsidR="000C4D32" w:rsidRPr="0025365C" w:rsidRDefault="000C4D32" w:rsidP="000C4D32">
            <w:pPr>
              <w:ind w:left="360"/>
              <w:rPr>
                <w:rFonts w:ascii="Arial" w:hAnsi="Arial" w:cs="Arial"/>
              </w:rPr>
            </w:pP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TBPT-KC CBM forum</w:t>
            </w:r>
          </w:p>
        </w:tc>
        <w:tc>
          <w:tcPr>
            <w:tcW w:w="3809" w:type="dxa"/>
          </w:tcPr>
          <w:p w:rsidR="000C4D32" w:rsidRPr="0025365C" w:rsidRDefault="00B02FBD" w:rsidP="00FC2E5F">
            <w:pPr>
              <w:rPr>
                <w:rFonts w:ascii="Arial" w:hAnsi="Arial" w:cs="Arial"/>
                <w:highlight w:val="yellow"/>
              </w:rPr>
            </w:pPr>
            <w:hyperlink r:id="rId41" w:history="1">
              <w:r w:rsidR="0066647A" w:rsidRPr="00F31629">
                <w:rPr>
                  <w:rStyle w:val="Hyperlink"/>
                  <w:rFonts w:ascii="Arial" w:hAnsi="Arial" w:cs="Arial"/>
                </w:rPr>
                <w:t>https://cabig-kc.nci.nih.gov/Biospecimen/forums/viewforum.php?f=26&amp;sid=35545afd75b0878f9e535b424941303a</w:t>
              </w:r>
            </w:hyperlink>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Discussion forum to post questions and get feedback from other CBM users, etc.</w:t>
            </w:r>
          </w:p>
          <w:p w:rsidR="000C4D32" w:rsidRPr="0025365C" w:rsidRDefault="000C4D32" w:rsidP="000C4D32">
            <w:pPr>
              <w:numPr>
                <w:ilvl w:val="0"/>
                <w:numId w:val="12"/>
              </w:numPr>
              <w:tabs>
                <w:tab w:val="clear" w:pos="720"/>
                <w:tab w:val="num" w:pos="342"/>
              </w:tabs>
              <w:ind w:left="342"/>
              <w:rPr>
                <w:rFonts w:ascii="Arial" w:hAnsi="Arial" w:cs="Arial"/>
              </w:rPr>
            </w:pPr>
            <w:r>
              <w:rPr>
                <w:rFonts w:ascii="Arial" w:hAnsi="Arial" w:cs="Arial"/>
              </w:rPr>
              <w:t>NCI-CBM team will be monitoring this forum.</w:t>
            </w:r>
          </w:p>
        </w:tc>
      </w:tr>
      <w:tr w:rsidR="000C4D32" w:rsidRPr="0025365C" w:rsidTr="000C4D32">
        <w:tc>
          <w:tcPr>
            <w:tcW w:w="1159" w:type="dxa"/>
          </w:tcPr>
          <w:p w:rsidR="000C4D32" w:rsidRPr="0025365C" w:rsidRDefault="000C4D32" w:rsidP="00FC2E5F">
            <w:pPr>
              <w:rPr>
                <w:rFonts w:ascii="Arial" w:hAnsi="Arial" w:cs="Arial"/>
              </w:rPr>
            </w:pPr>
          </w:p>
        </w:tc>
        <w:tc>
          <w:tcPr>
            <w:tcW w:w="3809" w:type="dxa"/>
          </w:tcPr>
          <w:p w:rsidR="000C4D32" w:rsidRPr="0025365C" w:rsidRDefault="000C4D32" w:rsidP="00FC2E5F">
            <w:pPr>
              <w:rPr>
                <w:rFonts w:ascii="Arial" w:hAnsi="Arial" w:cs="Arial"/>
              </w:rPr>
            </w:pPr>
          </w:p>
        </w:tc>
        <w:tc>
          <w:tcPr>
            <w:tcW w:w="4346" w:type="dxa"/>
          </w:tcPr>
          <w:p w:rsidR="000C4D32" w:rsidRPr="0025365C" w:rsidRDefault="000C4D32" w:rsidP="00FC2E5F">
            <w:pPr>
              <w:rPr>
                <w:rFonts w:ascii="Arial" w:hAnsi="Arial" w:cs="Arial"/>
              </w:rPr>
            </w:pPr>
          </w:p>
        </w:tc>
      </w:tr>
      <w:tr w:rsidR="0066647A" w:rsidRPr="0025365C" w:rsidTr="000C4D32">
        <w:tc>
          <w:tcPr>
            <w:tcW w:w="1159" w:type="dxa"/>
          </w:tcPr>
          <w:p w:rsidR="0066647A" w:rsidRPr="0025365C" w:rsidRDefault="0066647A" w:rsidP="00FC2E5F">
            <w:pPr>
              <w:rPr>
                <w:rFonts w:ascii="Arial" w:hAnsi="Arial" w:cs="Arial"/>
              </w:rPr>
            </w:pPr>
            <w:r>
              <w:rPr>
                <w:rFonts w:ascii="Arial" w:hAnsi="Arial" w:cs="Arial"/>
              </w:rPr>
              <w:t>caGrid-KC Grid-node deployment forum</w:t>
            </w:r>
          </w:p>
        </w:tc>
        <w:tc>
          <w:tcPr>
            <w:tcW w:w="3809" w:type="dxa"/>
          </w:tcPr>
          <w:p w:rsidR="0066647A" w:rsidRDefault="00B02FBD" w:rsidP="0066647A">
            <w:pPr>
              <w:ind w:left="11"/>
              <w:rPr>
                <w:rFonts w:ascii="Arial" w:hAnsi="Arial" w:cs="Arial"/>
                <w:color w:val="000000"/>
              </w:rPr>
            </w:pPr>
            <w:hyperlink r:id="rId42" w:history="1">
              <w:r w:rsidR="0066647A" w:rsidRPr="00F31629">
                <w:rPr>
                  <w:rStyle w:val="Hyperlink"/>
                  <w:rFonts w:ascii="Arial" w:hAnsi="Arial" w:cs="Arial"/>
                </w:rPr>
                <w:t>https://cabig-kc.nci.nih.gov/CaGrid/forums/viewforum.php?f=14&amp;sid=2135e1193c95a4b4aea71987264c2980</w:t>
              </w:r>
            </w:hyperlink>
          </w:p>
          <w:p w:rsidR="0066647A" w:rsidRPr="0066647A" w:rsidRDefault="0066647A" w:rsidP="0066647A">
            <w:pPr>
              <w:ind w:left="11"/>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Grid-KC TroubleShootingForumto post questions and discuss s</w:t>
            </w:r>
            <w:r w:rsidRPr="0025365C">
              <w:rPr>
                <w:rFonts w:ascii="Arial" w:hAnsi="Arial" w:cs="Arial"/>
              </w:rPr>
              <w:t>pecific issues with Grid Deployment</w:t>
            </w:r>
            <w:r>
              <w:rPr>
                <w:rFonts w:ascii="Arial" w:hAnsi="Arial" w:cs="Arial"/>
              </w:rPr>
              <w:t>.</w:t>
            </w:r>
          </w:p>
          <w:p w:rsidR="0066647A" w:rsidRPr="0025365C" w:rsidRDefault="0066647A" w:rsidP="00FC2E5F">
            <w:pPr>
              <w:rPr>
                <w:rFonts w:ascii="Arial" w:hAnsi="Arial" w:cs="Arial"/>
              </w:rPr>
            </w:pPr>
          </w:p>
        </w:tc>
      </w:tr>
      <w:tr w:rsidR="0066647A" w:rsidRPr="0025365C" w:rsidTr="000C4D32">
        <w:tc>
          <w:tcPr>
            <w:tcW w:w="1159" w:type="dxa"/>
          </w:tcPr>
          <w:p w:rsidR="0066647A" w:rsidRDefault="0066647A" w:rsidP="00FC2E5F">
            <w:pPr>
              <w:rPr>
                <w:rFonts w:ascii="Arial" w:hAnsi="Arial" w:cs="Arial"/>
              </w:rPr>
            </w:pPr>
            <w:r>
              <w:rPr>
                <w:rFonts w:ascii="Arial" w:hAnsi="Arial" w:cs="Arial"/>
              </w:rPr>
              <w:t>ca</w:t>
            </w:r>
            <w:r w:rsidRPr="0025365C">
              <w:rPr>
                <w:rFonts w:ascii="Arial" w:hAnsi="Arial" w:cs="Arial"/>
              </w:rPr>
              <w:t>Grid-KC</w:t>
            </w:r>
          </w:p>
        </w:tc>
        <w:tc>
          <w:tcPr>
            <w:tcW w:w="3809" w:type="dxa"/>
          </w:tcPr>
          <w:p w:rsidR="0066647A" w:rsidRPr="0025365C" w:rsidRDefault="00B02FBD" w:rsidP="00401019">
            <w:pPr>
              <w:ind w:left="360"/>
              <w:rPr>
                <w:rFonts w:ascii="Arial" w:hAnsi="Arial" w:cs="Arial"/>
              </w:rPr>
            </w:pPr>
            <w:hyperlink r:id="rId43" w:history="1">
              <w:r w:rsidR="0066647A" w:rsidRPr="0025365C">
                <w:rPr>
                  <w:rStyle w:val="Hyperlink"/>
                  <w:rFonts w:ascii="Arial" w:hAnsi="Arial" w:cs="Arial"/>
                </w:rPr>
                <w:t>knowledge@osu-citih.org</w:t>
              </w:r>
            </w:hyperlink>
          </w:p>
          <w:p w:rsidR="0066647A" w:rsidRPr="0066647A" w:rsidRDefault="0066647A" w:rsidP="0025365C">
            <w:pPr>
              <w:ind w:left="360"/>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Email to the caGrid-KC, but suggest to use forums first.</w:t>
            </w:r>
          </w:p>
          <w:p w:rsidR="0066647A" w:rsidRDefault="0066647A" w:rsidP="0066647A">
            <w:pPr>
              <w:ind w:left="-18"/>
              <w:rPr>
                <w:rFonts w:ascii="Arial" w:hAnsi="Arial" w:cs="Arial"/>
              </w:rPr>
            </w:pPr>
          </w:p>
        </w:tc>
      </w:tr>
    </w:tbl>
    <w:p w:rsidR="00D80C31" w:rsidRDefault="00D80C31" w:rsidP="00652B55">
      <w:pPr>
        <w:ind w:left="360"/>
        <w:rPr>
          <w:rFonts w:ascii="Arial" w:hAnsi="Arial" w:cs="Arial"/>
        </w:rPr>
      </w:pPr>
    </w:p>
    <w:p w:rsidR="00075A98" w:rsidRDefault="00075A98" w:rsidP="00652B55">
      <w:pPr>
        <w:ind w:left="360"/>
        <w:rPr>
          <w:rFonts w:ascii="Arial" w:hAnsi="Arial" w:cs="Arial"/>
        </w:rPr>
      </w:pPr>
    </w:p>
    <w:p w:rsidR="00075A98" w:rsidRDefault="00075A98" w:rsidP="00652B55">
      <w:pPr>
        <w:ind w:left="360"/>
        <w:rPr>
          <w:rFonts w:ascii="Arial" w:hAnsi="Arial" w:cs="Arial"/>
        </w:rPr>
      </w:pPr>
    </w:p>
    <w:p w:rsidR="00EA1613" w:rsidRDefault="00EA1613">
      <w:pPr>
        <w:rPr>
          <w:rFonts w:ascii="Arial" w:hAnsi="Arial" w:cs="Arial"/>
        </w:rPr>
      </w:pPr>
      <w:r>
        <w:rPr>
          <w:rFonts w:ascii="Arial" w:hAnsi="Arial" w:cs="Arial"/>
        </w:rPr>
        <w:br w:type="page"/>
      </w:r>
    </w:p>
    <w:p w:rsidR="00C77D96" w:rsidRDefault="00EA1613" w:rsidP="00EA1613">
      <w:pPr>
        <w:pStyle w:val="Heading2"/>
      </w:pPr>
      <w:r>
        <w:lastRenderedPageBreak/>
        <w:t>Testing</w:t>
      </w:r>
      <w:r w:rsidR="003D738B">
        <w:t xml:space="preserve"> Nodes Up (November 2010)</w:t>
      </w:r>
      <w:r>
        <w:t>:</w:t>
      </w:r>
    </w:p>
    <w:p w:rsidR="00EA1613" w:rsidRDefault="00EA1613" w:rsidP="00652B55">
      <w:pPr>
        <w:ind w:left="360"/>
        <w:rPr>
          <w:rFonts w:ascii="Arial" w:hAnsi="Arial" w:cs="Arial"/>
        </w:rPr>
      </w:pPr>
    </w:p>
    <w:p w:rsidR="00EA1613" w:rsidRDefault="00EA1613" w:rsidP="00EA1613">
      <w:pPr>
        <w:rPr>
          <w:rFonts w:ascii="Arial" w:hAnsi="Arial" w:cs="Arial"/>
          <w:sz w:val="22"/>
        </w:rPr>
      </w:pPr>
      <w:r>
        <w:rPr>
          <w:rFonts w:ascii="Arial" w:hAnsi="Arial" w:cs="Arial"/>
        </w:rPr>
        <w:t xml:space="preserve">Grid Portal: </w:t>
      </w:r>
      <w:hyperlink r:id="rId44" w:history="1">
        <w:r w:rsidRPr="0067060C">
          <w:rPr>
            <w:rStyle w:val="Hyperlink"/>
            <w:rFonts w:ascii="Arial" w:hAnsi="Arial" w:cs="Arial"/>
            <w:sz w:val="22"/>
          </w:rPr>
          <w:t>http://portal.training.cagrid.org/web/guest/home</w:t>
        </w:r>
      </w:hyperlink>
    </w:p>
    <w:p w:rsidR="00EA1613" w:rsidRDefault="00EA1613" w:rsidP="00652B55">
      <w:pPr>
        <w:ind w:left="360"/>
        <w:rPr>
          <w:rFonts w:ascii="Arial" w:hAnsi="Arial" w:cs="Arial"/>
        </w:rPr>
      </w:pPr>
    </w:p>
    <w:tbl>
      <w:tblPr>
        <w:tblStyle w:val="TableGrid"/>
        <w:tblW w:w="0" w:type="auto"/>
        <w:tblInd w:w="360" w:type="dxa"/>
        <w:tblLayout w:type="fixed"/>
        <w:tblLook w:val="04A0"/>
      </w:tblPr>
      <w:tblGrid>
        <w:gridCol w:w="1908"/>
        <w:gridCol w:w="6588"/>
      </w:tblGrid>
      <w:tr w:rsidR="00376A03" w:rsidRPr="00376A03" w:rsidTr="008A5611">
        <w:tc>
          <w:tcPr>
            <w:tcW w:w="1908" w:type="dxa"/>
          </w:tcPr>
          <w:p w:rsidR="00376A03" w:rsidRPr="00376A03" w:rsidRDefault="00376A03" w:rsidP="00A50528">
            <w:pPr>
              <w:rPr>
                <w:rFonts w:ascii="Arial" w:hAnsi="Arial" w:cs="Arial"/>
              </w:rPr>
            </w:pPr>
            <w:r>
              <w:rPr>
                <w:rFonts w:ascii="Arial" w:hAnsi="Arial" w:cs="Arial"/>
              </w:rPr>
              <w:t>Washington University</w:t>
            </w:r>
          </w:p>
        </w:tc>
        <w:tc>
          <w:tcPr>
            <w:tcW w:w="6588" w:type="dxa"/>
          </w:tcPr>
          <w:p w:rsidR="00376A03" w:rsidRPr="00376A03" w:rsidRDefault="00B02FBD" w:rsidP="00A50528">
            <w:pPr>
              <w:rPr>
                <w:rFonts w:ascii="Arial" w:hAnsi="Arial" w:cs="Arial"/>
              </w:rPr>
            </w:pPr>
            <w:hyperlink r:id="rId45" w:history="1">
              <w:r w:rsidR="003E1D46" w:rsidRPr="005C76A5">
                <w:rPr>
                  <w:rStyle w:val="Hyperlink"/>
                  <w:rFonts w:ascii="Calibri" w:hAnsi="Calibri" w:cs="Calibri"/>
                  <w:sz w:val="22"/>
                  <w:szCs w:val="22"/>
                </w:rPr>
                <w:t>http://cbm.wustl.edu/wsrf/services/caGrid/CBM</w:t>
              </w:r>
            </w:hyperlink>
            <w:r w:rsidR="003E1D46">
              <w:rPr>
                <w:rFonts w:ascii="Calibri" w:hAnsi="Calibri" w:cs="Calibri"/>
                <w:sz w:val="22"/>
                <w:szCs w:val="22"/>
              </w:rPr>
              <w:t xml:space="preserve">  (May</w:t>
            </w:r>
            <w:r w:rsidR="00A4643C">
              <w:rPr>
                <w:rFonts w:ascii="Calibri" w:hAnsi="Calibri" w:cs="Calibri"/>
                <w:sz w:val="22"/>
                <w:szCs w:val="22"/>
              </w:rPr>
              <w:t xml:space="preserve"> CBM version</w:t>
            </w:r>
            <w:r w:rsidR="003E1D46">
              <w:rPr>
                <w:rFonts w:ascii="Calibri" w:hAnsi="Calibri" w:cs="Calibri"/>
                <w:sz w:val="22"/>
                <w:szCs w:val="22"/>
              </w:rPr>
              <w:t>)</w:t>
            </w:r>
          </w:p>
        </w:tc>
      </w:tr>
      <w:tr w:rsidR="00376A03" w:rsidRPr="00376A03" w:rsidTr="008A5611">
        <w:tc>
          <w:tcPr>
            <w:tcW w:w="1908" w:type="dxa"/>
          </w:tcPr>
          <w:p w:rsidR="00376A03" w:rsidRDefault="00776432" w:rsidP="00A50528">
            <w:pPr>
              <w:rPr>
                <w:rFonts w:ascii="Arial" w:hAnsi="Arial" w:cs="Arial"/>
              </w:rPr>
            </w:pPr>
            <w:r>
              <w:rPr>
                <w:rFonts w:ascii="Arial" w:hAnsi="Arial" w:cs="Arial"/>
              </w:rPr>
              <w:t>OSU (based on April 2010 WashU ETL</w:t>
            </w:r>
          </w:p>
        </w:tc>
        <w:tc>
          <w:tcPr>
            <w:tcW w:w="6588" w:type="dxa"/>
          </w:tcPr>
          <w:p w:rsidR="00376A03" w:rsidRDefault="00B02FBD" w:rsidP="00A50528">
            <w:pPr>
              <w:rPr>
                <w:rFonts w:ascii="Calibri" w:hAnsi="Calibri" w:cs="Calibri"/>
                <w:sz w:val="22"/>
                <w:szCs w:val="22"/>
              </w:rPr>
            </w:pPr>
            <w:hyperlink r:id="rId46" w:history="1">
              <w:r w:rsidR="00687E36" w:rsidRPr="00CB3482">
                <w:rPr>
                  <w:rStyle w:val="Hyperlink"/>
                  <w:rFonts w:ascii="Calibri" w:hAnsi="Calibri"/>
                  <w:b/>
                  <w:sz w:val="22"/>
                  <w:szCs w:val="22"/>
                </w:rPr>
                <w:t>http://140.254.126.46:8085/wsrf/services/cagrid/CBM</w:t>
              </w:r>
            </w:hyperlink>
            <w:r w:rsidR="003E1D46">
              <w:rPr>
                <w:rFonts w:ascii="Calibri" w:hAnsi="Calibri"/>
                <w:b/>
                <w:sz w:val="22"/>
                <w:szCs w:val="22"/>
              </w:rPr>
              <w:t xml:space="preserve">  (May</w:t>
            </w:r>
            <w:r w:rsidR="00A4643C">
              <w:rPr>
                <w:rFonts w:ascii="Calibri" w:hAnsi="Calibri"/>
                <w:b/>
                <w:sz w:val="22"/>
                <w:szCs w:val="22"/>
              </w:rPr>
              <w:t xml:space="preserve"> CBM version</w:t>
            </w:r>
            <w:r w:rsidR="003E1D46">
              <w:rPr>
                <w:rFonts w:ascii="Calibri" w:hAnsi="Calibri"/>
                <w:b/>
                <w:sz w:val="22"/>
                <w:szCs w:val="22"/>
              </w:rPr>
              <w:t>)</w:t>
            </w:r>
          </w:p>
        </w:tc>
      </w:tr>
      <w:tr w:rsidR="008A5611" w:rsidRPr="00376A03" w:rsidTr="008A5611">
        <w:tc>
          <w:tcPr>
            <w:tcW w:w="1908" w:type="dxa"/>
          </w:tcPr>
          <w:p w:rsidR="008A5611" w:rsidRDefault="008A5611" w:rsidP="00A50528">
            <w:pPr>
              <w:rPr>
                <w:rFonts w:ascii="Arial" w:hAnsi="Arial" w:cs="Arial"/>
              </w:rPr>
            </w:pPr>
            <w:r>
              <w:rPr>
                <w:rFonts w:ascii="Arial" w:hAnsi="Arial" w:cs="Arial"/>
              </w:rPr>
              <w:t>University of Colorado</w:t>
            </w:r>
          </w:p>
        </w:tc>
        <w:tc>
          <w:tcPr>
            <w:tcW w:w="6588" w:type="dxa"/>
          </w:tcPr>
          <w:p w:rsidR="008A5611" w:rsidRDefault="00B02FBD" w:rsidP="008A5611">
            <w:pPr>
              <w:rPr>
                <w:rFonts w:ascii="Courier New" w:hAnsi="Courier New" w:cs="Courier New"/>
                <w:sz w:val="20"/>
              </w:rPr>
            </w:pPr>
            <w:hyperlink r:id="rId47" w:history="1">
              <w:r w:rsidR="008A5611">
                <w:rPr>
                  <w:rStyle w:val="Hyperlink"/>
                  <w:rFonts w:ascii="Courier New" w:hAnsi="Courier New" w:cs="Courier New"/>
                  <w:sz w:val="20"/>
                </w:rPr>
                <w:t>http://ucccreg.ucdenver.edu:8080/DataService/DataService.svc</w:t>
              </w:r>
            </w:hyperlink>
            <w:r w:rsidR="003E1D46">
              <w:rPr>
                <w:rFonts w:ascii="Courier New" w:hAnsi="Courier New" w:cs="Courier New"/>
                <w:sz w:val="20"/>
              </w:rPr>
              <w:t xml:space="preserve">  (Nov </w:t>
            </w:r>
            <w:r w:rsidR="00A4643C">
              <w:rPr>
                <w:rFonts w:ascii="Courier New" w:hAnsi="Courier New" w:cs="Courier New"/>
                <w:sz w:val="20"/>
              </w:rPr>
              <w:t>CBM version</w:t>
            </w:r>
            <w:r w:rsidR="003E1D46">
              <w:rPr>
                <w:rFonts w:ascii="Courier New" w:hAnsi="Courier New" w:cs="Courier New"/>
                <w:sz w:val="20"/>
              </w:rPr>
              <w:t>)</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Data in every table; anatomic source not tracked in easily mapped way; LUNG</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 xml:space="preserve">Diagnosis:  of the 22K, only 120 had diagnosis; </w:t>
            </w:r>
          </w:p>
          <w:p w:rsidR="008A5611" w:rsidRDefault="008A5611" w:rsidP="00A50528">
            <w:pPr>
              <w:rPr>
                <w:rFonts w:ascii="Calibri" w:hAnsi="Calibri" w:cs="Calibri"/>
                <w:sz w:val="22"/>
                <w:szCs w:val="22"/>
              </w:rPr>
            </w:pPr>
          </w:p>
        </w:tc>
      </w:tr>
      <w:tr w:rsidR="00DE1C7B" w:rsidRPr="00376A03" w:rsidTr="008A5611">
        <w:tc>
          <w:tcPr>
            <w:tcW w:w="1908" w:type="dxa"/>
          </w:tcPr>
          <w:p w:rsidR="00DE1C7B" w:rsidRDefault="00DE1C7B" w:rsidP="00A50528">
            <w:pPr>
              <w:rPr>
                <w:rFonts w:ascii="Arial" w:hAnsi="Arial" w:cs="Arial"/>
              </w:rPr>
            </w:pPr>
            <w:r>
              <w:rPr>
                <w:rFonts w:ascii="Arial" w:hAnsi="Arial" w:cs="Arial"/>
              </w:rPr>
              <w:t>Hollings Cancer Center</w:t>
            </w:r>
          </w:p>
        </w:tc>
        <w:tc>
          <w:tcPr>
            <w:tcW w:w="6588" w:type="dxa"/>
          </w:tcPr>
          <w:p w:rsidR="00DE1C7B" w:rsidRDefault="00B02FBD" w:rsidP="00DE1C7B">
            <w:pPr>
              <w:ind w:left="360"/>
              <w:rPr>
                <w:rFonts w:ascii="Arial" w:hAnsi="Arial" w:cs="Arial"/>
              </w:rPr>
            </w:pPr>
            <w:hyperlink r:id="rId48" w:history="1">
              <w:r w:rsidR="003E1D46" w:rsidRPr="005C76A5">
                <w:rPr>
                  <w:rStyle w:val="Hyperlink"/>
                </w:rPr>
                <w:t>http://128.23.35.126:8080/wsrf/services/cagrid/CBM</w:t>
              </w:r>
            </w:hyperlink>
          </w:p>
          <w:p w:rsidR="00DE1C7B" w:rsidRDefault="00A4643C" w:rsidP="008A5611">
            <w:pPr>
              <w:rPr>
                <w:rFonts w:ascii="Courier New" w:hAnsi="Courier New" w:cs="Courier New"/>
                <w:sz w:val="20"/>
              </w:rPr>
            </w:pPr>
            <w:r>
              <w:rPr>
                <w:rFonts w:ascii="Courier New" w:hAnsi="Courier New" w:cs="Courier New"/>
                <w:sz w:val="20"/>
              </w:rPr>
              <w:t>(May CBM service)</w:t>
            </w:r>
          </w:p>
          <w:p w:rsidR="008D2B00" w:rsidRDefault="008D2B00" w:rsidP="008A5611">
            <w:pPr>
              <w:rPr>
                <w:rFonts w:ascii="Courier New" w:hAnsi="Courier New" w:cs="Courier New"/>
                <w:sz w:val="20"/>
              </w:rPr>
            </w:pPr>
          </w:p>
        </w:tc>
      </w:tr>
    </w:tbl>
    <w:p w:rsidR="00DE1C7B" w:rsidRDefault="00DE1C7B" w:rsidP="00EA1613">
      <w:pPr>
        <w:ind w:left="360"/>
        <w:rPr>
          <w:rFonts w:ascii="Courier New" w:hAnsi="Courier New" w:cs="Courier New"/>
          <w:sz w:val="20"/>
        </w:rPr>
      </w:pPr>
      <w:r>
        <w:rPr>
          <w:rFonts w:ascii="Courier New" w:hAnsi="Courier New" w:cs="Courier New"/>
          <w:sz w:val="20"/>
        </w:rPr>
        <w:t>In the /cbm directory where queryRunnerExec exists:</w:t>
      </w:r>
    </w:p>
    <w:p w:rsidR="00EA1613" w:rsidRDefault="00EA1613" w:rsidP="00EA1613">
      <w:pPr>
        <w:ind w:left="360"/>
        <w:rPr>
          <w:rFonts w:ascii="Courier New" w:hAnsi="Courier New" w:cs="Courier New"/>
          <w:sz w:val="20"/>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w:t>
      </w:r>
      <w:r w:rsidRPr="00DE1C7B">
        <w:rPr>
          <w:rFonts w:ascii="Courier New" w:hAnsi="Courier New" w:cs="Courier New"/>
          <w:sz w:val="20"/>
          <w:highlight w:val="green"/>
        </w:rPr>
        <w:t>prostateQuery.xml</w:t>
      </w:r>
    </w:p>
    <w:sectPr w:rsidR="00EA1613" w:rsidSect="00E1294B">
      <w:headerReference w:type="even" r:id="rId49"/>
      <w:headerReference w:type="default" r:id="rId50"/>
      <w:footerReference w:type="even" r:id="rId51"/>
      <w:footerReference w:type="default" r:id="rId52"/>
      <w:headerReference w:type="first" r:id="rId53"/>
      <w:pgSz w:w="12240" w:h="15840"/>
      <w:pgMar w:top="1440" w:right="1800" w:bottom="1440" w:left="180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powersb" w:date="2011-03-23T14:18:00Z" w:initials="p">
    <w:p w:rsidR="008F4E99" w:rsidRDefault="008F4E99">
      <w:pPr>
        <w:pStyle w:val="CommentText"/>
      </w:pPr>
      <w:r>
        <w:rPr>
          <w:rStyle w:val="CommentReference"/>
        </w:rPr>
        <w:annotationRef/>
      </w:r>
      <w:r>
        <w:t>Additional sections may be required for newly supported databases.</w:t>
      </w:r>
    </w:p>
  </w:comment>
  <w:comment w:id="21" w:author="powersb" w:date="2011-03-23T14:04:00Z" w:initials="p">
    <w:p w:rsidR="001434F6" w:rsidRDefault="001434F6" w:rsidP="001434F6">
      <w:pPr>
        <w:pStyle w:val="CommentText"/>
      </w:pPr>
      <w:r>
        <w:rPr>
          <w:rStyle w:val="CommentReference"/>
        </w:rPr>
        <w:annotationRef/>
      </w:r>
      <w:r>
        <w:t>The proper Oracle and postgres JDBC drivers (jars) will need to be installed in the $JBOSS/server/default/lib directory.</w:t>
      </w:r>
    </w:p>
    <w:p w:rsidR="001434F6" w:rsidRDefault="001434F6" w:rsidP="001434F6">
      <w:pPr>
        <w:pStyle w:val="CommentText"/>
      </w:pPr>
    </w:p>
    <w:p w:rsidR="001434F6" w:rsidRDefault="001434F6" w:rsidP="001434F6">
      <w:pPr>
        <w:pStyle w:val="CommentText"/>
      </w:pPr>
      <w:r>
        <w:t xml:space="preserve">Since there are multiple </w:t>
      </w:r>
      <w:r w:rsidR="001976E6">
        <w:t xml:space="preserve">database </w:t>
      </w:r>
      <w:r>
        <w:t xml:space="preserve">server </w:t>
      </w:r>
      <w:r w:rsidR="001976E6">
        <w:t xml:space="preserve">types, each </w:t>
      </w:r>
      <w:r>
        <w:t xml:space="preserve">with multiple versions of jars, it may not be practical to include </w:t>
      </w:r>
      <w:r w:rsidR="001976E6">
        <w:t xml:space="preserve">all </w:t>
      </w:r>
      <w:r>
        <w:t xml:space="preserve">the jars for the </w:t>
      </w:r>
      <w:r w:rsidR="001976E6">
        <w:t xml:space="preserve">in the distribution.  I’ve written this items as to </w:t>
      </w:r>
      <w:r>
        <w:t xml:space="preserve"> require </w:t>
      </w:r>
      <w:r w:rsidR="001976E6">
        <w:t>the installer</w:t>
      </w:r>
      <w:r>
        <w:t xml:space="preserve"> to copy the files over </w:t>
      </w:r>
      <w:r w:rsidR="001976E6">
        <w:t>manually</w:t>
      </w:r>
      <w:r>
        <w:t>.</w:t>
      </w:r>
    </w:p>
  </w:comment>
  <w:comment w:id="25" w:author="powersb" w:date="2011-03-23T14:17:00Z" w:initials="p">
    <w:p w:rsidR="005B7998" w:rsidRDefault="005B7998">
      <w:pPr>
        <w:pStyle w:val="CommentText"/>
      </w:pPr>
      <w:r>
        <w:rPr>
          <w:rStyle w:val="CommentReference"/>
        </w:rPr>
        <w:annotationRef/>
      </w:r>
      <w:r>
        <w:t>List item 3b was updated to include references to each of the relevant hibernate properties that need to be considered.</w:t>
      </w:r>
    </w:p>
    <w:p w:rsidR="005B7998" w:rsidRDefault="005B7998">
      <w:pPr>
        <w:pStyle w:val="CommentText"/>
      </w:pPr>
    </w:p>
    <w:p w:rsidR="005B7998" w:rsidRDefault="005B7998">
      <w:pPr>
        <w:pStyle w:val="CommentText"/>
      </w:pPr>
      <w:r>
        <w:t>Note:  item 3bi may obsolete or require update with the addition of the JNDI configuration file.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A1F" w:rsidRDefault="002F5A1F">
      <w:r>
        <w:separator/>
      </w:r>
    </w:p>
  </w:endnote>
  <w:endnote w:type="continuationSeparator" w:id="0">
    <w:p w:rsidR="002F5A1F" w:rsidRDefault="002F5A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F" w:rsidRDefault="002F5A1F" w:rsidP="00F26E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F5A1F" w:rsidRDefault="002F5A1F" w:rsidP="00E353D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F" w:rsidRDefault="002F5A1F" w:rsidP="00F26E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4E99">
      <w:rPr>
        <w:rStyle w:val="PageNumber"/>
        <w:noProof/>
      </w:rPr>
      <w:t>8</w:t>
    </w:r>
    <w:r>
      <w:rPr>
        <w:rStyle w:val="PageNumber"/>
      </w:rPr>
      <w:fldChar w:fldCharType="end"/>
    </w:r>
  </w:p>
  <w:p w:rsidR="002F5A1F" w:rsidRDefault="002F5A1F" w:rsidP="00E353DB">
    <w:pPr>
      <w:pStyle w:val="Footer"/>
      <w:ind w:right="360"/>
    </w:pPr>
    <w:r>
      <w:t>CBM1.0Beta_Description_GridNodeDeploymentInstructions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A1F" w:rsidRDefault="002F5A1F">
      <w:r>
        <w:separator/>
      </w:r>
    </w:p>
  </w:footnote>
  <w:footnote w:type="continuationSeparator" w:id="0">
    <w:p w:rsidR="002F5A1F" w:rsidRDefault="002F5A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F" w:rsidRDefault="002F5A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5.05pt;height:174pt;rotation:315;z-index:-25165875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F" w:rsidRDefault="002F5A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5.05pt;height:174pt;rotation:315;z-index:-2516577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A1F" w:rsidRDefault="002F5A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5.05pt;height:174pt;rotation:315;z-index:-25165977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30C4"/>
    <w:multiLevelType w:val="hybridMultilevel"/>
    <w:tmpl w:val="F17E2C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E6D36F2"/>
    <w:multiLevelType w:val="hybridMultilevel"/>
    <w:tmpl w:val="4CB4EA0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447C0A75"/>
    <w:multiLevelType w:val="hybridMultilevel"/>
    <w:tmpl w:val="D0D04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CEB1C31"/>
    <w:multiLevelType w:val="hybridMultilevel"/>
    <w:tmpl w:val="8F6CC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E140A6B"/>
    <w:multiLevelType w:val="hybridMultilevel"/>
    <w:tmpl w:val="B6F451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54017E49"/>
    <w:multiLevelType w:val="hybridMultilevel"/>
    <w:tmpl w:val="0D6E97A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58D36DCE"/>
    <w:multiLevelType w:val="hybridMultilevel"/>
    <w:tmpl w:val="9D646BF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59013F6D"/>
    <w:multiLevelType w:val="hybridMultilevel"/>
    <w:tmpl w:val="E7C63B5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5D5F507B"/>
    <w:multiLevelType w:val="hybridMultilevel"/>
    <w:tmpl w:val="1E94611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0BA16E5"/>
    <w:multiLevelType w:val="hybridMultilevel"/>
    <w:tmpl w:val="EB4C61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99A7D7C"/>
    <w:multiLevelType w:val="hybridMultilevel"/>
    <w:tmpl w:val="BBC4E20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D44256D"/>
    <w:multiLevelType w:val="hybridMultilevel"/>
    <w:tmpl w:val="204C4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BB4768E"/>
    <w:multiLevelType w:val="hybridMultilevel"/>
    <w:tmpl w:val="13D4F8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1"/>
  </w:num>
  <w:num w:numId="3">
    <w:abstractNumId w:val="0"/>
  </w:num>
  <w:num w:numId="4">
    <w:abstractNumId w:val="9"/>
  </w:num>
  <w:num w:numId="5">
    <w:abstractNumId w:val="7"/>
  </w:num>
  <w:num w:numId="6">
    <w:abstractNumId w:val="10"/>
  </w:num>
  <w:num w:numId="7">
    <w:abstractNumId w:val="4"/>
  </w:num>
  <w:num w:numId="8">
    <w:abstractNumId w:val="6"/>
  </w:num>
  <w:num w:numId="9">
    <w:abstractNumId w:val="5"/>
  </w:num>
  <w:num w:numId="10">
    <w:abstractNumId w:val="1"/>
  </w:num>
  <w:num w:numId="11">
    <w:abstractNumId w:val="8"/>
  </w:num>
  <w:num w:numId="12">
    <w:abstractNumId w:val="2"/>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embedSystemFonts/>
  <w:stylePaneFormatFilter w:val="3F01"/>
  <w:trackRevisions/>
  <w:defaultTabStop w:val="720"/>
  <w:drawingGridHorizontalSpacing w:val="12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rsids>
    <w:rsidRoot w:val="003659AB"/>
    <w:rsid w:val="00023D8B"/>
    <w:rsid w:val="00044D9F"/>
    <w:rsid w:val="00047401"/>
    <w:rsid w:val="000667A5"/>
    <w:rsid w:val="00075A98"/>
    <w:rsid w:val="000C4D32"/>
    <w:rsid w:val="000C7023"/>
    <w:rsid w:val="00112EA4"/>
    <w:rsid w:val="00120737"/>
    <w:rsid w:val="00121C6B"/>
    <w:rsid w:val="00131041"/>
    <w:rsid w:val="00136873"/>
    <w:rsid w:val="001434F6"/>
    <w:rsid w:val="0015333F"/>
    <w:rsid w:val="00155408"/>
    <w:rsid w:val="00165A89"/>
    <w:rsid w:val="001806CF"/>
    <w:rsid w:val="0018503D"/>
    <w:rsid w:val="001960FD"/>
    <w:rsid w:val="001976E6"/>
    <w:rsid w:val="001A1330"/>
    <w:rsid w:val="001C0E47"/>
    <w:rsid w:val="001E30F4"/>
    <w:rsid w:val="001E31E3"/>
    <w:rsid w:val="001F026E"/>
    <w:rsid w:val="001F7D7F"/>
    <w:rsid w:val="00202DBE"/>
    <w:rsid w:val="00213407"/>
    <w:rsid w:val="00235BBA"/>
    <w:rsid w:val="0025365C"/>
    <w:rsid w:val="00275FC1"/>
    <w:rsid w:val="0029632D"/>
    <w:rsid w:val="002B3951"/>
    <w:rsid w:val="002F48C4"/>
    <w:rsid w:val="002F5A1F"/>
    <w:rsid w:val="00320CE7"/>
    <w:rsid w:val="0032519E"/>
    <w:rsid w:val="003270CC"/>
    <w:rsid w:val="003322AA"/>
    <w:rsid w:val="003351FD"/>
    <w:rsid w:val="003356E7"/>
    <w:rsid w:val="00340610"/>
    <w:rsid w:val="003659AB"/>
    <w:rsid w:val="00374B61"/>
    <w:rsid w:val="00376875"/>
    <w:rsid w:val="00376A03"/>
    <w:rsid w:val="0039159A"/>
    <w:rsid w:val="003916FF"/>
    <w:rsid w:val="00397096"/>
    <w:rsid w:val="003D2E78"/>
    <w:rsid w:val="003D4893"/>
    <w:rsid w:val="003D738B"/>
    <w:rsid w:val="003E1D46"/>
    <w:rsid w:val="003E32EC"/>
    <w:rsid w:val="003F5DF3"/>
    <w:rsid w:val="00401019"/>
    <w:rsid w:val="00417377"/>
    <w:rsid w:val="004318CC"/>
    <w:rsid w:val="0044612D"/>
    <w:rsid w:val="004658BC"/>
    <w:rsid w:val="00485855"/>
    <w:rsid w:val="00485CDE"/>
    <w:rsid w:val="004873C8"/>
    <w:rsid w:val="00490AEA"/>
    <w:rsid w:val="00491830"/>
    <w:rsid w:val="00493902"/>
    <w:rsid w:val="004A29DA"/>
    <w:rsid w:val="004A77B4"/>
    <w:rsid w:val="004B0141"/>
    <w:rsid w:val="004C4E9A"/>
    <w:rsid w:val="004D07AF"/>
    <w:rsid w:val="004D15DB"/>
    <w:rsid w:val="004E76ED"/>
    <w:rsid w:val="00540144"/>
    <w:rsid w:val="005412BC"/>
    <w:rsid w:val="005462AC"/>
    <w:rsid w:val="00554ACC"/>
    <w:rsid w:val="0055728A"/>
    <w:rsid w:val="00570B96"/>
    <w:rsid w:val="005759CA"/>
    <w:rsid w:val="00584128"/>
    <w:rsid w:val="00593630"/>
    <w:rsid w:val="005B7998"/>
    <w:rsid w:val="005D4F3F"/>
    <w:rsid w:val="005F5C30"/>
    <w:rsid w:val="005F65C1"/>
    <w:rsid w:val="006202E2"/>
    <w:rsid w:val="00621716"/>
    <w:rsid w:val="00624E86"/>
    <w:rsid w:val="00627B3D"/>
    <w:rsid w:val="00643A71"/>
    <w:rsid w:val="00645ABE"/>
    <w:rsid w:val="00652B55"/>
    <w:rsid w:val="006570EA"/>
    <w:rsid w:val="006618B9"/>
    <w:rsid w:val="0066647A"/>
    <w:rsid w:val="0067060C"/>
    <w:rsid w:val="00681FBE"/>
    <w:rsid w:val="0068231E"/>
    <w:rsid w:val="00687E36"/>
    <w:rsid w:val="00691072"/>
    <w:rsid w:val="006A36F1"/>
    <w:rsid w:val="006B1281"/>
    <w:rsid w:val="006C4B63"/>
    <w:rsid w:val="006E0303"/>
    <w:rsid w:val="0070006C"/>
    <w:rsid w:val="00702D93"/>
    <w:rsid w:val="007150C2"/>
    <w:rsid w:val="00720BF6"/>
    <w:rsid w:val="00736D69"/>
    <w:rsid w:val="00737F44"/>
    <w:rsid w:val="00740FBB"/>
    <w:rsid w:val="00755A92"/>
    <w:rsid w:val="0075731C"/>
    <w:rsid w:val="00761750"/>
    <w:rsid w:val="00776432"/>
    <w:rsid w:val="007924DF"/>
    <w:rsid w:val="007B0182"/>
    <w:rsid w:val="007D192D"/>
    <w:rsid w:val="007D1A50"/>
    <w:rsid w:val="007D3ACF"/>
    <w:rsid w:val="007F0465"/>
    <w:rsid w:val="007F3161"/>
    <w:rsid w:val="007F3354"/>
    <w:rsid w:val="007F34DF"/>
    <w:rsid w:val="007F3A6E"/>
    <w:rsid w:val="007F4420"/>
    <w:rsid w:val="008040F4"/>
    <w:rsid w:val="0085606E"/>
    <w:rsid w:val="00857BA8"/>
    <w:rsid w:val="00870AB4"/>
    <w:rsid w:val="00871F8A"/>
    <w:rsid w:val="008866A6"/>
    <w:rsid w:val="00887EA0"/>
    <w:rsid w:val="00892750"/>
    <w:rsid w:val="008A5611"/>
    <w:rsid w:val="008C0CBB"/>
    <w:rsid w:val="008C0F79"/>
    <w:rsid w:val="008D2B00"/>
    <w:rsid w:val="008E2421"/>
    <w:rsid w:val="008F4E5F"/>
    <w:rsid w:val="008F4E99"/>
    <w:rsid w:val="008F54C9"/>
    <w:rsid w:val="00917F6E"/>
    <w:rsid w:val="00921A95"/>
    <w:rsid w:val="0093621D"/>
    <w:rsid w:val="00941826"/>
    <w:rsid w:val="0097116C"/>
    <w:rsid w:val="00984E9A"/>
    <w:rsid w:val="00996052"/>
    <w:rsid w:val="009B4187"/>
    <w:rsid w:val="009C2103"/>
    <w:rsid w:val="009C3833"/>
    <w:rsid w:val="00A02246"/>
    <w:rsid w:val="00A220A8"/>
    <w:rsid w:val="00A320DE"/>
    <w:rsid w:val="00A3750B"/>
    <w:rsid w:val="00A4643C"/>
    <w:rsid w:val="00A50528"/>
    <w:rsid w:val="00A54757"/>
    <w:rsid w:val="00A548A4"/>
    <w:rsid w:val="00A67D67"/>
    <w:rsid w:val="00A80B59"/>
    <w:rsid w:val="00A928F1"/>
    <w:rsid w:val="00A95BD8"/>
    <w:rsid w:val="00AC01CF"/>
    <w:rsid w:val="00AD0C92"/>
    <w:rsid w:val="00AE117C"/>
    <w:rsid w:val="00B02FBD"/>
    <w:rsid w:val="00B046B3"/>
    <w:rsid w:val="00B12CB5"/>
    <w:rsid w:val="00B13C70"/>
    <w:rsid w:val="00B2793F"/>
    <w:rsid w:val="00B27B64"/>
    <w:rsid w:val="00B40480"/>
    <w:rsid w:val="00B405BA"/>
    <w:rsid w:val="00B603FB"/>
    <w:rsid w:val="00B662A5"/>
    <w:rsid w:val="00B66594"/>
    <w:rsid w:val="00B8279F"/>
    <w:rsid w:val="00BA2DB4"/>
    <w:rsid w:val="00BA3647"/>
    <w:rsid w:val="00BC6AE5"/>
    <w:rsid w:val="00BD79A3"/>
    <w:rsid w:val="00BF1362"/>
    <w:rsid w:val="00BF2934"/>
    <w:rsid w:val="00C01663"/>
    <w:rsid w:val="00C06F16"/>
    <w:rsid w:val="00C10226"/>
    <w:rsid w:val="00C34784"/>
    <w:rsid w:val="00C74C1D"/>
    <w:rsid w:val="00C77D96"/>
    <w:rsid w:val="00CB1449"/>
    <w:rsid w:val="00CB4645"/>
    <w:rsid w:val="00CB7664"/>
    <w:rsid w:val="00CC76FE"/>
    <w:rsid w:val="00CD2C3C"/>
    <w:rsid w:val="00CD3B2B"/>
    <w:rsid w:val="00CD75A3"/>
    <w:rsid w:val="00CD76C4"/>
    <w:rsid w:val="00CE6AF3"/>
    <w:rsid w:val="00D327FF"/>
    <w:rsid w:val="00D32F6E"/>
    <w:rsid w:val="00D43204"/>
    <w:rsid w:val="00D60032"/>
    <w:rsid w:val="00D80C31"/>
    <w:rsid w:val="00D927FA"/>
    <w:rsid w:val="00DA4BD7"/>
    <w:rsid w:val="00DB21F8"/>
    <w:rsid w:val="00DE1C7B"/>
    <w:rsid w:val="00DE476F"/>
    <w:rsid w:val="00E01B75"/>
    <w:rsid w:val="00E05951"/>
    <w:rsid w:val="00E1294B"/>
    <w:rsid w:val="00E1770A"/>
    <w:rsid w:val="00E24940"/>
    <w:rsid w:val="00E31DB5"/>
    <w:rsid w:val="00E353DB"/>
    <w:rsid w:val="00E47B6B"/>
    <w:rsid w:val="00E50B77"/>
    <w:rsid w:val="00E515A9"/>
    <w:rsid w:val="00E51D9D"/>
    <w:rsid w:val="00E60CC7"/>
    <w:rsid w:val="00E63434"/>
    <w:rsid w:val="00E849F2"/>
    <w:rsid w:val="00E84DAE"/>
    <w:rsid w:val="00E90F67"/>
    <w:rsid w:val="00E92F1C"/>
    <w:rsid w:val="00E94BC0"/>
    <w:rsid w:val="00EA1613"/>
    <w:rsid w:val="00EA218F"/>
    <w:rsid w:val="00EB243E"/>
    <w:rsid w:val="00EB4DE5"/>
    <w:rsid w:val="00EC1EBD"/>
    <w:rsid w:val="00EC3C87"/>
    <w:rsid w:val="00EC73FB"/>
    <w:rsid w:val="00ED0E92"/>
    <w:rsid w:val="00EE0F0C"/>
    <w:rsid w:val="00EE1417"/>
    <w:rsid w:val="00EE6EDC"/>
    <w:rsid w:val="00EE7E60"/>
    <w:rsid w:val="00EF2CBB"/>
    <w:rsid w:val="00F26E07"/>
    <w:rsid w:val="00F36C5F"/>
    <w:rsid w:val="00F524E0"/>
    <w:rsid w:val="00F527EF"/>
    <w:rsid w:val="00F629A2"/>
    <w:rsid w:val="00F7548C"/>
    <w:rsid w:val="00F773B9"/>
    <w:rsid w:val="00F82AA6"/>
    <w:rsid w:val="00F92288"/>
    <w:rsid w:val="00F941F6"/>
    <w:rsid w:val="00FA4951"/>
    <w:rsid w:val="00FA5BE6"/>
    <w:rsid w:val="00FA6455"/>
    <w:rsid w:val="00FC0A08"/>
    <w:rsid w:val="00FC2E5F"/>
    <w:rsid w:val="00FC6FEE"/>
    <w:rsid w:val="00FD2796"/>
    <w:rsid w:val="00FE6B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E1294B"/>
    <w:rPr>
      <w:rFonts w:ascii="Book Antiqua" w:hAnsi="Book Antiqua"/>
      <w:sz w:val="24"/>
    </w:rPr>
  </w:style>
  <w:style w:type="paragraph" w:styleId="Heading1">
    <w:name w:val="heading 1"/>
    <w:basedOn w:val="Normal"/>
    <w:next w:val="Normal"/>
    <w:qFormat/>
    <w:rsid w:val="00E92F1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52B5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659AB"/>
    <w:pPr>
      <w:spacing w:after="200" w:line="276" w:lineRule="auto"/>
      <w:ind w:left="720"/>
      <w:contextualSpacing/>
    </w:pPr>
    <w:rPr>
      <w:rFonts w:ascii="Cambria" w:hAnsi="Cambria"/>
      <w:sz w:val="22"/>
      <w:szCs w:val="22"/>
    </w:rPr>
  </w:style>
  <w:style w:type="paragraph" w:styleId="Footer">
    <w:name w:val="footer"/>
    <w:basedOn w:val="Normal"/>
    <w:rsid w:val="00E353DB"/>
    <w:pPr>
      <w:tabs>
        <w:tab w:val="center" w:pos="4320"/>
        <w:tab w:val="right" w:pos="8640"/>
      </w:tabs>
    </w:pPr>
  </w:style>
  <w:style w:type="character" w:styleId="PageNumber">
    <w:name w:val="page number"/>
    <w:basedOn w:val="DefaultParagraphFont"/>
    <w:rsid w:val="00E353DB"/>
  </w:style>
  <w:style w:type="character" w:styleId="Hyperlink">
    <w:name w:val="Hyperlink"/>
    <w:basedOn w:val="DefaultParagraphFont"/>
    <w:uiPriority w:val="99"/>
    <w:rsid w:val="009B4187"/>
    <w:rPr>
      <w:color w:val="0000FF"/>
      <w:u w:val="single"/>
    </w:rPr>
  </w:style>
  <w:style w:type="paragraph" w:styleId="TOC1">
    <w:name w:val="toc 1"/>
    <w:basedOn w:val="Normal"/>
    <w:next w:val="Normal"/>
    <w:autoRedefine/>
    <w:uiPriority w:val="39"/>
    <w:rsid w:val="00B046B3"/>
    <w:pPr>
      <w:tabs>
        <w:tab w:val="right" w:leader="dot" w:pos="8630"/>
      </w:tabs>
      <w:jc w:val="center"/>
    </w:pPr>
  </w:style>
  <w:style w:type="paragraph" w:styleId="TOC2">
    <w:name w:val="toc 2"/>
    <w:basedOn w:val="Normal"/>
    <w:next w:val="Normal"/>
    <w:autoRedefine/>
    <w:uiPriority w:val="39"/>
    <w:rsid w:val="00627B3D"/>
    <w:pPr>
      <w:ind w:left="240"/>
    </w:pPr>
  </w:style>
  <w:style w:type="table" w:styleId="TableGrid">
    <w:name w:val="Table Grid"/>
    <w:basedOn w:val="TableNormal"/>
    <w:rsid w:val="00FC2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5412BC"/>
    <w:rPr>
      <w:sz w:val="16"/>
      <w:szCs w:val="16"/>
    </w:rPr>
  </w:style>
  <w:style w:type="paragraph" w:styleId="CommentText">
    <w:name w:val="annotation text"/>
    <w:basedOn w:val="Normal"/>
    <w:semiHidden/>
    <w:rsid w:val="005412BC"/>
    <w:rPr>
      <w:sz w:val="20"/>
    </w:rPr>
  </w:style>
  <w:style w:type="paragraph" w:styleId="CommentSubject">
    <w:name w:val="annotation subject"/>
    <w:basedOn w:val="CommentText"/>
    <w:next w:val="CommentText"/>
    <w:semiHidden/>
    <w:rsid w:val="005412BC"/>
    <w:rPr>
      <w:b/>
      <w:bCs/>
    </w:rPr>
  </w:style>
  <w:style w:type="paragraph" w:styleId="BalloonText">
    <w:name w:val="Balloon Text"/>
    <w:basedOn w:val="Normal"/>
    <w:semiHidden/>
    <w:rsid w:val="005412BC"/>
    <w:rPr>
      <w:rFonts w:ascii="Tahoma" w:hAnsi="Tahoma" w:cs="Tahoma"/>
      <w:sz w:val="16"/>
      <w:szCs w:val="16"/>
    </w:rPr>
  </w:style>
  <w:style w:type="paragraph" w:styleId="Header">
    <w:name w:val="header"/>
    <w:basedOn w:val="Normal"/>
    <w:rsid w:val="00A95BD8"/>
    <w:pPr>
      <w:tabs>
        <w:tab w:val="center" w:pos="4320"/>
        <w:tab w:val="right" w:pos="8640"/>
      </w:tabs>
    </w:pPr>
  </w:style>
  <w:style w:type="character" w:styleId="FollowedHyperlink">
    <w:name w:val="FollowedHyperlink"/>
    <w:basedOn w:val="DefaultParagraphFont"/>
    <w:rsid w:val="00FD2796"/>
    <w:rPr>
      <w:color w:val="800080"/>
      <w:u w:val="single"/>
    </w:rPr>
  </w:style>
  <w:style w:type="table" w:styleId="TableGrid8">
    <w:name w:val="Table Grid 8"/>
    <w:basedOn w:val="TableNormal"/>
    <w:rsid w:val="0055728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238248576">
      <w:bodyDiv w:val="1"/>
      <w:marLeft w:val="0"/>
      <w:marRight w:val="0"/>
      <w:marTop w:val="0"/>
      <w:marBottom w:val="0"/>
      <w:divBdr>
        <w:top w:val="none" w:sz="0" w:space="0" w:color="auto"/>
        <w:left w:val="none" w:sz="0" w:space="0" w:color="auto"/>
        <w:bottom w:val="none" w:sz="0" w:space="0" w:color="auto"/>
        <w:right w:val="none" w:sz="0" w:space="0" w:color="auto"/>
      </w:divBdr>
    </w:div>
    <w:div w:id="439422444">
      <w:bodyDiv w:val="1"/>
      <w:marLeft w:val="0"/>
      <w:marRight w:val="0"/>
      <w:marTop w:val="0"/>
      <w:marBottom w:val="0"/>
      <w:divBdr>
        <w:top w:val="none" w:sz="0" w:space="0" w:color="auto"/>
        <w:left w:val="none" w:sz="0" w:space="0" w:color="auto"/>
        <w:bottom w:val="none" w:sz="0" w:space="0" w:color="auto"/>
        <w:right w:val="none" w:sz="0" w:space="0" w:color="auto"/>
      </w:divBdr>
    </w:div>
    <w:div w:id="594288057">
      <w:bodyDiv w:val="1"/>
      <w:marLeft w:val="0"/>
      <w:marRight w:val="0"/>
      <w:marTop w:val="0"/>
      <w:marBottom w:val="0"/>
      <w:divBdr>
        <w:top w:val="none" w:sz="0" w:space="0" w:color="auto"/>
        <w:left w:val="none" w:sz="0" w:space="0" w:color="auto"/>
        <w:bottom w:val="none" w:sz="0" w:space="0" w:color="auto"/>
        <w:right w:val="none" w:sz="0" w:space="0" w:color="auto"/>
      </w:divBdr>
    </w:div>
    <w:div w:id="1023870906">
      <w:bodyDiv w:val="1"/>
      <w:marLeft w:val="0"/>
      <w:marRight w:val="0"/>
      <w:marTop w:val="0"/>
      <w:marBottom w:val="0"/>
      <w:divBdr>
        <w:top w:val="none" w:sz="0" w:space="0" w:color="auto"/>
        <w:left w:val="none" w:sz="0" w:space="0" w:color="auto"/>
        <w:bottom w:val="none" w:sz="0" w:space="0" w:color="auto"/>
        <w:right w:val="none" w:sz="0" w:space="0" w:color="auto"/>
      </w:divBdr>
    </w:div>
    <w:div w:id="1300070045">
      <w:bodyDiv w:val="1"/>
      <w:marLeft w:val="0"/>
      <w:marRight w:val="0"/>
      <w:marTop w:val="0"/>
      <w:marBottom w:val="0"/>
      <w:divBdr>
        <w:top w:val="none" w:sz="0" w:space="0" w:color="auto"/>
        <w:left w:val="none" w:sz="0" w:space="0" w:color="auto"/>
        <w:bottom w:val="none" w:sz="0" w:space="0" w:color="auto"/>
        <w:right w:val="none" w:sz="0" w:space="0" w:color="auto"/>
      </w:divBdr>
    </w:div>
    <w:div w:id="193589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common_biorepository_model/trunk/database/CBM.sql" TargetMode="External"/><Relationship Id="rId18" Type="http://schemas.openxmlformats.org/officeDocument/2006/relationships/hyperlink" Target="http://cagrid-index.nci.nih.gov:8080/wsrf/services/DefaultIndexService" TargetMode="External"/><Relationship Id="rId26" Type="http://schemas.openxmlformats.org/officeDocument/2006/relationships/image" Target="media/image4.png"/><Relationship Id="rId39" Type="http://schemas.openxmlformats.org/officeDocument/2006/relationships/hyperlink" Target="https://cabig.nci.nih.gov/workspaces/TBPT/CBM/" TargetMode="External"/><Relationship Id="rId21" Type="http://schemas.openxmlformats.org/officeDocument/2006/relationships/hyperlink" Target="mailto:NCIcbm@mail.nih.gov" TargetMode="External"/><Relationship Id="rId34" Type="http://schemas.openxmlformats.org/officeDocument/2006/relationships/image" Target="media/image12.png"/><Relationship Id="rId42" Type="http://schemas.openxmlformats.org/officeDocument/2006/relationships/hyperlink" Target="https://cabig-kc.nci.nih.gov/CaGrid/forums/viewforum.php?f=14&amp;sid=2135e1193c95a4b4aea71987264c2980" TargetMode="External"/><Relationship Id="rId47" Type="http://schemas.openxmlformats.org/officeDocument/2006/relationships/hyperlink" Target="http://ucccreg.ucdenver.edu:8080/DataService/DataService.svc"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NCIcbm@mail.nih.gov" TargetMode="External"/><Relationship Id="rId17" Type="http://schemas.openxmlformats.org/officeDocument/2006/relationships/hyperlink" Target="http://portal.training.cagrid.or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140.254.126.46:8085/wsrf/services/cagrid/CBM"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localhost:8080/wsrf/services/cagrid/CBM" TargetMode="External"/><Relationship Id="rId29" Type="http://schemas.openxmlformats.org/officeDocument/2006/relationships/image" Target="media/image7.png"/><Relationship Id="rId41" Type="http://schemas.openxmlformats.org/officeDocument/2006/relationships/hyperlink" Target="https://cabig-kc.nci.nih.gov/Biospecimen/forums/viewforum.php?f=26&amp;sid=35545afd75b0878f9e535b424941303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ospecimens.cancer.gov/locator"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cabig-kc.nci.nih.gov/Biospecimen/KC/index.php/Main_Page" TargetMode="External"/><Relationship Id="rId45" Type="http://schemas.openxmlformats.org/officeDocument/2006/relationships/hyperlink" Target="http://cbm.wustl.edu/wsrf/services/caGrid/CBM" TargetMode="Externa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dev.mysql.com/doc/refman/5.1/en/adding-users.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hyperlink" Target="https://ncisvn.nci.nih.gov/svn/common_biorepository_model/trunk/caCORE_SDK/models/CBM%20with%20Value%20Domains.EAP" TargetMode="External"/><Relationship Id="rId19" Type="http://schemas.openxmlformats.org/officeDocument/2006/relationships/hyperlink" Target="http://portal.training.cagrid.org" TargetMode="External"/><Relationship Id="rId31" Type="http://schemas.openxmlformats.org/officeDocument/2006/relationships/image" Target="media/image9.png"/><Relationship Id="rId44" Type="http://schemas.openxmlformats.org/officeDocument/2006/relationships/hyperlink" Target="http://portal.training.cagrid.org/web/guest/hom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ncisvn.nci.nih.gov/svn/common_biorepository_model/trunk/caCORE_SDK/models/" TargetMode="External"/><Relationship Id="rId14" Type="http://schemas.openxmlformats.org/officeDocument/2006/relationships/hyperlink" Target="http://dev.mysql.com/doc/refman/5.0/en/identifier-case-sensitivity.html" TargetMode="External"/><Relationship Id="rId22" Type="http://schemas.openxmlformats.org/officeDocument/2006/relationships/hyperlink" Target="http://portal.training.cagrid.org/web/guest/hom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mailto:knowledge@osu-citih.org" TargetMode="External"/><Relationship Id="rId48" Type="http://schemas.openxmlformats.org/officeDocument/2006/relationships/hyperlink" Target="http://128.23.35.126:8080/wsrf/services/cagrid/CBM" TargetMode="External"/><Relationship Id="rId8" Type="http://schemas.openxmlformats.org/officeDocument/2006/relationships/hyperlink" Target="https://cabig.nci.nih.gov/workspaces/TBPT/CBM/" TargetMode="Externa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057B6-5C0A-4816-A7AC-343C7EB7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21</Pages>
  <Words>3375</Words>
  <Characters>23456</Characters>
  <Application>Microsoft Office Word</Application>
  <DocSecurity>0</DocSecurity>
  <Lines>195</Lines>
  <Paragraphs>53</Paragraphs>
  <ScaleCrop>false</ScaleCrop>
  <HeadingPairs>
    <vt:vector size="2" baseType="variant">
      <vt:variant>
        <vt:lpstr>Title</vt:lpstr>
      </vt:variant>
      <vt:variant>
        <vt:i4>1</vt:i4>
      </vt:variant>
    </vt:vector>
  </HeadingPairs>
  <TitlesOfParts>
    <vt:vector size="1" baseType="lpstr">
      <vt:lpstr>Questions to Grid Team:</vt:lpstr>
    </vt:vector>
  </TitlesOfParts>
  <Company>Booz Allen Hamilton</Company>
  <LinksUpToDate>false</LinksUpToDate>
  <CharactersWithSpaces>26778</CharactersWithSpaces>
  <SharedDoc>false</SharedDoc>
  <HLinks>
    <vt:vector size="240" baseType="variant">
      <vt:variant>
        <vt:i4>6684691</vt:i4>
      </vt:variant>
      <vt:variant>
        <vt:i4>183</vt:i4>
      </vt:variant>
      <vt:variant>
        <vt:i4>0</vt:i4>
      </vt:variant>
      <vt:variant>
        <vt:i4>5</vt:i4>
      </vt:variant>
      <vt:variant>
        <vt:lpwstr>mailto:knowledge@osu-citih.org</vt:lpwstr>
      </vt:variant>
      <vt:variant>
        <vt:lpwstr/>
      </vt:variant>
      <vt:variant>
        <vt:i4>7929906</vt:i4>
      </vt:variant>
      <vt:variant>
        <vt:i4>180</vt:i4>
      </vt:variant>
      <vt:variant>
        <vt:i4>0</vt:i4>
      </vt:variant>
      <vt:variant>
        <vt:i4>5</vt:i4>
      </vt:variant>
      <vt:variant>
        <vt:lpwstr>https://cabig-kc.nci.nih.gov/CaGrid/forums/viewforum.php?f=14&amp;sid=2135e1193c95a4b4aea71987264c2980</vt:lpwstr>
      </vt:variant>
      <vt:variant>
        <vt:lpwstr/>
      </vt:variant>
      <vt:variant>
        <vt:i4>6291518</vt:i4>
      </vt:variant>
      <vt:variant>
        <vt:i4>177</vt:i4>
      </vt:variant>
      <vt:variant>
        <vt:i4>0</vt:i4>
      </vt:variant>
      <vt:variant>
        <vt:i4>5</vt:i4>
      </vt:variant>
      <vt:variant>
        <vt:lpwstr>https://cabig-kc.nci.nih.gov/Biospecimen/forums/viewforum.php?f=26&amp;sid=35545afd75b0878f9e535b424941303a</vt:lpwstr>
      </vt:variant>
      <vt:variant>
        <vt:lpwstr/>
      </vt:variant>
      <vt:variant>
        <vt:i4>6553689</vt:i4>
      </vt:variant>
      <vt:variant>
        <vt:i4>174</vt:i4>
      </vt:variant>
      <vt:variant>
        <vt:i4>0</vt:i4>
      </vt:variant>
      <vt:variant>
        <vt:i4>5</vt:i4>
      </vt:variant>
      <vt:variant>
        <vt:lpwstr>https://cabig-kc.nci.nih.gov/Biospecimen/KC/index.php/Main_Page</vt:lpwstr>
      </vt:variant>
      <vt:variant>
        <vt:lpwstr/>
      </vt:variant>
      <vt:variant>
        <vt:i4>8323187</vt:i4>
      </vt:variant>
      <vt:variant>
        <vt:i4>171</vt:i4>
      </vt:variant>
      <vt:variant>
        <vt:i4>0</vt:i4>
      </vt:variant>
      <vt:variant>
        <vt:i4>5</vt:i4>
      </vt:variant>
      <vt:variant>
        <vt:lpwstr>https://cabig.nci.nih.gov/workspaces/TBPT/CBM/</vt:lpwstr>
      </vt:variant>
      <vt:variant>
        <vt:lpwstr/>
      </vt:variant>
      <vt:variant>
        <vt:i4>262236</vt:i4>
      </vt:variant>
      <vt:variant>
        <vt:i4>168</vt:i4>
      </vt:variant>
      <vt:variant>
        <vt:i4>0</vt:i4>
      </vt:variant>
      <vt:variant>
        <vt:i4>5</vt:i4>
      </vt:variant>
      <vt:variant>
        <vt:lpwstr>http://portal.training.cagrid.org/web/guest/home</vt:lpwstr>
      </vt:variant>
      <vt:variant>
        <vt:lpwstr/>
      </vt:variant>
      <vt:variant>
        <vt:i4>6094885</vt:i4>
      </vt:variant>
      <vt:variant>
        <vt:i4>165</vt:i4>
      </vt:variant>
      <vt:variant>
        <vt:i4>0</vt:i4>
      </vt:variant>
      <vt:variant>
        <vt:i4>5</vt:i4>
      </vt:variant>
      <vt:variant>
        <vt:lpwstr>mailto:NCIcbm@mail.nih.gov</vt:lpwstr>
      </vt:variant>
      <vt:variant>
        <vt:lpwstr/>
      </vt:variant>
      <vt:variant>
        <vt:i4>7209002</vt:i4>
      </vt:variant>
      <vt:variant>
        <vt:i4>162</vt:i4>
      </vt:variant>
      <vt:variant>
        <vt:i4>0</vt:i4>
      </vt:variant>
      <vt:variant>
        <vt:i4>5</vt:i4>
      </vt:variant>
      <vt:variant>
        <vt:lpwstr>http://tutorials.training.cagrid.org:8085/wsrf/services/cagrid/CBM</vt:lpwstr>
      </vt:variant>
      <vt:variant>
        <vt:lpwstr/>
      </vt:variant>
      <vt:variant>
        <vt:i4>3276847</vt:i4>
      </vt:variant>
      <vt:variant>
        <vt:i4>159</vt:i4>
      </vt:variant>
      <vt:variant>
        <vt:i4>0</vt:i4>
      </vt:variant>
      <vt:variant>
        <vt:i4>5</vt:i4>
      </vt:variant>
      <vt:variant>
        <vt:lpwstr>http://localhost:8080/wsrf/services/cagrid/CBM</vt:lpwstr>
      </vt:variant>
      <vt:variant>
        <vt:lpwstr/>
      </vt:variant>
      <vt:variant>
        <vt:i4>7143482</vt:i4>
      </vt:variant>
      <vt:variant>
        <vt:i4>156</vt:i4>
      </vt:variant>
      <vt:variant>
        <vt:i4>0</vt:i4>
      </vt:variant>
      <vt:variant>
        <vt:i4>5</vt:i4>
      </vt:variant>
      <vt:variant>
        <vt:lpwstr>http://portal.training.cagrid.org/</vt:lpwstr>
      </vt:variant>
      <vt:variant>
        <vt:lpwstr/>
      </vt:variant>
      <vt:variant>
        <vt:i4>3997806</vt:i4>
      </vt:variant>
      <vt:variant>
        <vt:i4>153</vt:i4>
      </vt:variant>
      <vt:variant>
        <vt:i4>0</vt:i4>
      </vt:variant>
      <vt:variant>
        <vt:i4>5</vt:i4>
      </vt:variant>
      <vt:variant>
        <vt:lpwstr>http://cagrid-index.nci.nih.gov:8080/wsrf/services/DefaultIndexService</vt:lpwstr>
      </vt:variant>
      <vt:variant>
        <vt:lpwstr/>
      </vt:variant>
      <vt:variant>
        <vt:i4>7143482</vt:i4>
      </vt:variant>
      <vt:variant>
        <vt:i4>150</vt:i4>
      </vt:variant>
      <vt:variant>
        <vt:i4>0</vt:i4>
      </vt:variant>
      <vt:variant>
        <vt:i4>5</vt:i4>
      </vt:variant>
      <vt:variant>
        <vt:lpwstr>http://portal.training.cagrid.org/</vt:lpwstr>
      </vt:variant>
      <vt:variant>
        <vt:lpwstr/>
      </vt:variant>
      <vt:variant>
        <vt:i4>393280</vt:i4>
      </vt:variant>
      <vt:variant>
        <vt:i4>147</vt:i4>
      </vt:variant>
      <vt:variant>
        <vt:i4>0</vt:i4>
      </vt:variant>
      <vt:variant>
        <vt:i4>5</vt:i4>
      </vt:variant>
      <vt:variant>
        <vt:lpwstr>http://dev.mysql.com/doc/refman/5.1/en/adding-users.html</vt:lpwstr>
      </vt:variant>
      <vt:variant>
        <vt:lpwstr/>
      </vt:variant>
      <vt:variant>
        <vt:i4>2949170</vt:i4>
      </vt:variant>
      <vt:variant>
        <vt:i4>144</vt:i4>
      </vt:variant>
      <vt:variant>
        <vt:i4>0</vt:i4>
      </vt:variant>
      <vt:variant>
        <vt:i4>5</vt:i4>
      </vt:variant>
      <vt:variant>
        <vt:lpwstr>http://dev.mysql.com/doc/refman/5.0/en/identifier-case-sensitivity.html</vt:lpwstr>
      </vt:variant>
      <vt:variant>
        <vt:lpwstr/>
      </vt:variant>
      <vt:variant>
        <vt:i4>4194388</vt:i4>
      </vt:variant>
      <vt:variant>
        <vt:i4>141</vt:i4>
      </vt:variant>
      <vt:variant>
        <vt:i4>0</vt:i4>
      </vt:variant>
      <vt:variant>
        <vt:i4>5</vt:i4>
      </vt:variant>
      <vt:variant>
        <vt:lpwstr>https://ncisvn.nci.nih.gov/svn/common_biorepository_model/trunk/database/CBMpopulated.sql</vt:lpwstr>
      </vt:variant>
      <vt:variant>
        <vt:lpwstr/>
      </vt:variant>
      <vt:variant>
        <vt:i4>7340142</vt:i4>
      </vt:variant>
      <vt:variant>
        <vt:i4>138</vt:i4>
      </vt:variant>
      <vt:variant>
        <vt:i4>0</vt:i4>
      </vt:variant>
      <vt:variant>
        <vt:i4>5</vt:i4>
      </vt:variant>
      <vt:variant>
        <vt:lpwstr>http://biospecimens.cancer.gov/locator</vt:lpwstr>
      </vt:variant>
      <vt:variant>
        <vt:lpwstr/>
      </vt:variant>
      <vt:variant>
        <vt:i4>524350</vt:i4>
      </vt:variant>
      <vt:variant>
        <vt:i4>135</vt:i4>
      </vt:variant>
      <vt:variant>
        <vt:i4>0</vt:i4>
      </vt:variant>
      <vt:variant>
        <vt:i4>5</vt:i4>
      </vt:variant>
      <vt:variant>
        <vt:lpwstr>https://ncisvn.nci.nih.gov/svn/common_biorepository_model/trunk/caCORE_SDK/models/CBM with Value Domains.EAP</vt:lpwstr>
      </vt:variant>
      <vt:variant>
        <vt:lpwstr/>
      </vt:variant>
      <vt:variant>
        <vt:i4>3276808</vt:i4>
      </vt:variant>
      <vt:variant>
        <vt:i4>132</vt:i4>
      </vt:variant>
      <vt:variant>
        <vt:i4>0</vt:i4>
      </vt:variant>
      <vt:variant>
        <vt:i4>5</vt:i4>
      </vt:variant>
      <vt:variant>
        <vt:lpwstr>https://ncisvn.nci.nih.gov/svn/common_biorepository_model/trunk/caCORE_SDK/models/</vt:lpwstr>
      </vt:variant>
      <vt:variant>
        <vt:lpwstr/>
      </vt:variant>
      <vt:variant>
        <vt:i4>8323187</vt:i4>
      </vt:variant>
      <vt:variant>
        <vt:i4>129</vt:i4>
      </vt:variant>
      <vt:variant>
        <vt:i4>0</vt:i4>
      </vt:variant>
      <vt:variant>
        <vt:i4>5</vt:i4>
      </vt:variant>
      <vt:variant>
        <vt:lpwstr>https://cabig.nci.nih.gov/workspaces/TBPT/CBM/</vt:lpwstr>
      </vt:variant>
      <vt:variant>
        <vt:lpwstr/>
      </vt:variant>
      <vt:variant>
        <vt:i4>1441842</vt:i4>
      </vt:variant>
      <vt:variant>
        <vt:i4>122</vt:i4>
      </vt:variant>
      <vt:variant>
        <vt:i4>0</vt:i4>
      </vt:variant>
      <vt:variant>
        <vt:i4>5</vt:i4>
      </vt:variant>
      <vt:variant>
        <vt:lpwstr/>
      </vt:variant>
      <vt:variant>
        <vt:lpwstr>_Toc259701922</vt:lpwstr>
      </vt:variant>
      <vt:variant>
        <vt:i4>1441842</vt:i4>
      </vt:variant>
      <vt:variant>
        <vt:i4>116</vt:i4>
      </vt:variant>
      <vt:variant>
        <vt:i4>0</vt:i4>
      </vt:variant>
      <vt:variant>
        <vt:i4>5</vt:i4>
      </vt:variant>
      <vt:variant>
        <vt:lpwstr/>
      </vt:variant>
      <vt:variant>
        <vt:lpwstr>_Toc259701921</vt:lpwstr>
      </vt:variant>
      <vt:variant>
        <vt:i4>1441842</vt:i4>
      </vt:variant>
      <vt:variant>
        <vt:i4>110</vt:i4>
      </vt:variant>
      <vt:variant>
        <vt:i4>0</vt:i4>
      </vt:variant>
      <vt:variant>
        <vt:i4>5</vt:i4>
      </vt:variant>
      <vt:variant>
        <vt:lpwstr/>
      </vt:variant>
      <vt:variant>
        <vt:lpwstr>_Toc259701920</vt:lpwstr>
      </vt:variant>
      <vt:variant>
        <vt:i4>1376306</vt:i4>
      </vt:variant>
      <vt:variant>
        <vt:i4>104</vt:i4>
      </vt:variant>
      <vt:variant>
        <vt:i4>0</vt:i4>
      </vt:variant>
      <vt:variant>
        <vt:i4>5</vt:i4>
      </vt:variant>
      <vt:variant>
        <vt:lpwstr/>
      </vt:variant>
      <vt:variant>
        <vt:lpwstr>_Toc259701919</vt:lpwstr>
      </vt:variant>
      <vt:variant>
        <vt:i4>1376306</vt:i4>
      </vt:variant>
      <vt:variant>
        <vt:i4>98</vt:i4>
      </vt:variant>
      <vt:variant>
        <vt:i4>0</vt:i4>
      </vt:variant>
      <vt:variant>
        <vt:i4>5</vt:i4>
      </vt:variant>
      <vt:variant>
        <vt:lpwstr/>
      </vt:variant>
      <vt:variant>
        <vt:lpwstr>_Toc259701918</vt:lpwstr>
      </vt:variant>
      <vt:variant>
        <vt:i4>1376306</vt:i4>
      </vt:variant>
      <vt:variant>
        <vt:i4>92</vt:i4>
      </vt:variant>
      <vt:variant>
        <vt:i4>0</vt:i4>
      </vt:variant>
      <vt:variant>
        <vt:i4>5</vt:i4>
      </vt:variant>
      <vt:variant>
        <vt:lpwstr/>
      </vt:variant>
      <vt:variant>
        <vt:lpwstr>_Toc259701917</vt:lpwstr>
      </vt:variant>
      <vt:variant>
        <vt:i4>1376306</vt:i4>
      </vt:variant>
      <vt:variant>
        <vt:i4>86</vt:i4>
      </vt:variant>
      <vt:variant>
        <vt:i4>0</vt:i4>
      </vt:variant>
      <vt:variant>
        <vt:i4>5</vt:i4>
      </vt:variant>
      <vt:variant>
        <vt:lpwstr/>
      </vt:variant>
      <vt:variant>
        <vt:lpwstr>_Toc259701916</vt:lpwstr>
      </vt:variant>
      <vt:variant>
        <vt:i4>1376306</vt:i4>
      </vt:variant>
      <vt:variant>
        <vt:i4>80</vt:i4>
      </vt:variant>
      <vt:variant>
        <vt:i4>0</vt:i4>
      </vt:variant>
      <vt:variant>
        <vt:i4>5</vt:i4>
      </vt:variant>
      <vt:variant>
        <vt:lpwstr/>
      </vt:variant>
      <vt:variant>
        <vt:lpwstr>_Toc259701915</vt:lpwstr>
      </vt:variant>
      <vt:variant>
        <vt:i4>1376306</vt:i4>
      </vt:variant>
      <vt:variant>
        <vt:i4>74</vt:i4>
      </vt:variant>
      <vt:variant>
        <vt:i4>0</vt:i4>
      </vt:variant>
      <vt:variant>
        <vt:i4>5</vt:i4>
      </vt:variant>
      <vt:variant>
        <vt:lpwstr/>
      </vt:variant>
      <vt:variant>
        <vt:lpwstr>_Toc259701914</vt:lpwstr>
      </vt:variant>
      <vt:variant>
        <vt:i4>1376306</vt:i4>
      </vt:variant>
      <vt:variant>
        <vt:i4>68</vt:i4>
      </vt:variant>
      <vt:variant>
        <vt:i4>0</vt:i4>
      </vt:variant>
      <vt:variant>
        <vt:i4>5</vt:i4>
      </vt:variant>
      <vt:variant>
        <vt:lpwstr/>
      </vt:variant>
      <vt:variant>
        <vt:lpwstr>_Toc259701913</vt:lpwstr>
      </vt:variant>
      <vt:variant>
        <vt:i4>1376306</vt:i4>
      </vt:variant>
      <vt:variant>
        <vt:i4>62</vt:i4>
      </vt:variant>
      <vt:variant>
        <vt:i4>0</vt:i4>
      </vt:variant>
      <vt:variant>
        <vt:i4>5</vt:i4>
      </vt:variant>
      <vt:variant>
        <vt:lpwstr/>
      </vt:variant>
      <vt:variant>
        <vt:lpwstr>_Toc259701912</vt:lpwstr>
      </vt:variant>
      <vt:variant>
        <vt:i4>1376306</vt:i4>
      </vt:variant>
      <vt:variant>
        <vt:i4>56</vt:i4>
      </vt:variant>
      <vt:variant>
        <vt:i4>0</vt:i4>
      </vt:variant>
      <vt:variant>
        <vt:i4>5</vt:i4>
      </vt:variant>
      <vt:variant>
        <vt:lpwstr/>
      </vt:variant>
      <vt:variant>
        <vt:lpwstr>_Toc259701911</vt:lpwstr>
      </vt:variant>
      <vt:variant>
        <vt:i4>1376306</vt:i4>
      </vt:variant>
      <vt:variant>
        <vt:i4>50</vt:i4>
      </vt:variant>
      <vt:variant>
        <vt:i4>0</vt:i4>
      </vt:variant>
      <vt:variant>
        <vt:i4>5</vt:i4>
      </vt:variant>
      <vt:variant>
        <vt:lpwstr/>
      </vt:variant>
      <vt:variant>
        <vt:lpwstr>_Toc259701910</vt:lpwstr>
      </vt:variant>
      <vt:variant>
        <vt:i4>1310770</vt:i4>
      </vt:variant>
      <vt:variant>
        <vt:i4>44</vt:i4>
      </vt:variant>
      <vt:variant>
        <vt:i4>0</vt:i4>
      </vt:variant>
      <vt:variant>
        <vt:i4>5</vt:i4>
      </vt:variant>
      <vt:variant>
        <vt:lpwstr/>
      </vt:variant>
      <vt:variant>
        <vt:lpwstr>_Toc259701909</vt:lpwstr>
      </vt:variant>
      <vt:variant>
        <vt:i4>1310770</vt:i4>
      </vt:variant>
      <vt:variant>
        <vt:i4>38</vt:i4>
      </vt:variant>
      <vt:variant>
        <vt:i4>0</vt:i4>
      </vt:variant>
      <vt:variant>
        <vt:i4>5</vt:i4>
      </vt:variant>
      <vt:variant>
        <vt:lpwstr/>
      </vt:variant>
      <vt:variant>
        <vt:lpwstr>_Toc259701908</vt:lpwstr>
      </vt:variant>
      <vt:variant>
        <vt:i4>1310770</vt:i4>
      </vt:variant>
      <vt:variant>
        <vt:i4>32</vt:i4>
      </vt:variant>
      <vt:variant>
        <vt:i4>0</vt:i4>
      </vt:variant>
      <vt:variant>
        <vt:i4>5</vt:i4>
      </vt:variant>
      <vt:variant>
        <vt:lpwstr/>
      </vt:variant>
      <vt:variant>
        <vt:lpwstr>_Toc259701907</vt:lpwstr>
      </vt:variant>
      <vt:variant>
        <vt:i4>1310770</vt:i4>
      </vt:variant>
      <vt:variant>
        <vt:i4>26</vt:i4>
      </vt:variant>
      <vt:variant>
        <vt:i4>0</vt:i4>
      </vt:variant>
      <vt:variant>
        <vt:i4>5</vt:i4>
      </vt:variant>
      <vt:variant>
        <vt:lpwstr/>
      </vt:variant>
      <vt:variant>
        <vt:lpwstr>_Toc259701906</vt:lpwstr>
      </vt:variant>
      <vt:variant>
        <vt:i4>1310770</vt:i4>
      </vt:variant>
      <vt:variant>
        <vt:i4>20</vt:i4>
      </vt:variant>
      <vt:variant>
        <vt:i4>0</vt:i4>
      </vt:variant>
      <vt:variant>
        <vt:i4>5</vt:i4>
      </vt:variant>
      <vt:variant>
        <vt:lpwstr/>
      </vt:variant>
      <vt:variant>
        <vt:lpwstr>_Toc259701905</vt:lpwstr>
      </vt:variant>
      <vt:variant>
        <vt:i4>1310770</vt:i4>
      </vt:variant>
      <vt:variant>
        <vt:i4>14</vt:i4>
      </vt:variant>
      <vt:variant>
        <vt:i4>0</vt:i4>
      </vt:variant>
      <vt:variant>
        <vt:i4>5</vt:i4>
      </vt:variant>
      <vt:variant>
        <vt:lpwstr/>
      </vt:variant>
      <vt:variant>
        <vt:lpwstr>_Toc259701904</vt:lpwstr>
      </vt:variant>
      <vt:variant>
        <vt:i4>1310770</vt:i4>
      </vt:variant>
      <vt:variant>
        <vt:i4>8</vt:i4>
      </vt:variant>
      <vt:variant>
        <vt:i4>0</vt:i4>
      </vt:variant>
      <vt:variant>
        <vt:i4>5</vt:i4>
      </vt:variant>
      <vt:variant>
        <vt:lpwstr/>
      </vt:variant>
      <vt:variant>
        <vt:lpwstr>_Toc259701903</vt:lpwstr>
      </vt:variant>
      <vt:variant>
        <vt:i4>1310770</vt:i4>
      </vt:variant>
      <vt:variant>
        <vt:i4>2</vt:i4>
      </vt:variant>
      <vt:variant>
        <vt:i4>0</vt:i4>
      </vt:variant>
      <vt:variant>
        <vt:i4>5</vt:i4>
      </vt:variant>
      <vt:variant>
        <vt:lpwstr/>
      </vt:variant>
      <vt:variant>
        <vt:lpwstr>_Toc259701902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Questions to Grid Team:</dc:title>
  <dc:subject/>
  <dc:creator>Anna Fernandez</dc:creator>
  <cp:keywords/>
  <cp:lastModifiedBy>powersb</cp:lastModifiedBy>
  <cp:revision>10</cp:revision>
  <cp:lastPrinted>2010-04-22T16:50:00Z</cp:lastPrinted>
  <dcterms:created xsi:type="dcterms:W3CDTF">2011-03-10T17:23:00Z</dcterms:created>
  <dcterms:modified xsi:type="dcterms:W3CDTF">2011-03-23T18:18:00Z</dcterms:modified>
</cp:coreProperties>
</file>